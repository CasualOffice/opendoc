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313C800" w14:textId="6454BBE0">
      <w:pPr>
        <w:spacing w:after="200"/>
        <w:jc w:val="center"/>
      </w:pPr>
      <w:r>
        <w:rPr>
          <w:rFonts w:ascii="Arial" w:hAnsi="Arial" w:eastAsia="Arial" w:cs="Arial"/>
          <w:b/>
          <w:bCs/>
          <w:color w:val="1A3550"/>
          <w:sz w:val="52"/>
          <w:szCs w:val="52"/>
        </w:rPr>
        <w:t>DOCX-EDITOR.DEV</w:t>
      </w:r>
    </w:p>
    <w:p w14:paraId="7A58FE08" w14:textId="3AA79287">
      <w:pPr>
        <w:spacing w:after="100"/>
        <w:jc w:val="center"/>
      </w:pPr>
      <w:r>
        <w:rPr>
          <w:rFonts w:ascii="Arial" w:hAnsi="Arial" w:eastAsia="Arial" w:cs="Arial"/>
          <w:b/>
          <w:bCs/>
          <w:color w:val="1A3550"/>
          <w:sz w:val="52"/>
          <w:szCs w:val="52"/>
        </w:rPr>
        <w:t>ELEMENT TEST DOCUMENT</w:t>
      </w:r>
    </w:p>
    <w:p w14:paraId="6F066E00" w14:textId="401C7E52">
      <w:pPr>
        <w:spacing w:before="200" w:after="200"/>
        <w:jc w:val="center"/>
      </w:pPr>
      <w:r>
        <w:rPr>
          <w:rFonts w:ascii="Arial" w:hAnsi="Arial" w:eastAsia="Arial" w:cs="Arial"/>
          <w:i/>
          <w:iCs/>
          <w:color w:val="666666"/>
          <w:sz w:val="28"/>
          <w:szCs w:val="28"/>
        </w:rPr>
        <w:t>Element coverage suite, all node types</w:t>
      </w:r>
    </w:p>
    <w:p w14:paraId="02059000" w14:textId="3E488428">
      <w:pPr>
        <w:pBdr>
          <w:bottom w:val="single" w:sz="6" w:space="1" w:color="2B6CB0"/>
        </w:pBdr>
        <w:spacing w:before="200" w:after="400"/>
      </w:pPr>
    </w:p>
    <w:p w14:paraId="51A8148F" w14:textId="5D164484">
      <w:pPr>
        <w:spacing w:after="80"/>
        <w:jc w:val="center"/>
      </w:pPr>
      <w:r>
        <w:rPr>
          <w:rFonts w:ascii="Arial" w:hAnsi="Arial" w:eastAsia="Arial" w:cs="Arial"/>
          <w:b/>
          <w:bCs/>
          <w:sz w:val="22"/>
          <w:szCs w:val="22"/>
        </w:rPr>
        <w:t xml:space="preserve">Document Version: </w:t>
      </w:r>
      <w:r>
        <w:rPr>
          <w:rFonts w:ascii="Arial" w:hAnsi="Arial" w:eastAsia="Arial" w:cs="Arial"/>
          <w:color w:val="000000"/>
          <w:sz w:val="22"/>
          <w:szCs w:val="22"/>
        </w:rPr>
        <w:t>2.0.0</w:t>
      </w:r>
    </w:p>
    <w:p w14:paraId="2EB38989" w14:textId="75A6CFF9">
      <w:pPr>
        <w:spacing w:after="80"/>
        <w:jc w:val="center"/>
      </w:pPr>
      <w:r>
        <w:rPr>
          <w:rFonts w:ascii="Arial" w:hAnsi="Arial" w:eastAsia="Arial" w:cs="Arial"/>
          <w:b/>
          <w:bCs/>
          <w:sz w:val="22"/>
          <w:szCs w:val="22"/>
        </w:rPr>
        <w:t xml:space="preserve">Status: </w:t>
      </w:r>
      <w:r>
        <w:rPr>
          <w:rFonts w:ascii="Arial" w:hAnsi="Arial" w:eastAsia="Arial" w:cs="Arial"/>
          <w:color w:val="2F9E5C"/>
          <w:sz w:val="22"/>
          <w:szCs w:val="22"/>
        </w:rPr>
        <w:t>PUBLIC SAMPLE</w:t>
      </w:r>
    </w:p>
    <w:p w14:paraId="5C239600" w14:textId="3003B800">
      <w:pPr>
        <w:spacing w:after="80"/>
        <w:jc w:val="center"/>
      </w:pPr>
      <w:r>
        <w:rPr>
          <w:rFonts w:ascii="Arial" w:hAnsi="Arial" w:eastAsia="Arial" w:cs="Arial"/>
          <w:b/>
          <w:bCs/>
          <w:sz w:val="22"/>
          <w:szCs w:val="22"/>
        </w:rPr>
        <w:t xml:space="preserve">Date: </w:t>
      </w:r>
      <w:r>
        <w:rPr>
          <w:rFonts w:ascii="Arial" w:hAnsi="Arial" w:eastAsia="Arial" w:cs="Arial"/>
          <w:color w:val="000000"/>
          <w:sz w:val="22"/>
          <w:szCs w:val="22"/>
        </w:rPr>
        <w:t>July 17, 2026</w:t>
      </w:r>
    </w:p>
    <w:p w14:paraId="040B2180" w14:textId="64A1A000">
      <w:pPr>
        <w:spacing w:after="80"/>
        <w:jc w:val="center"/>
      </w:pPr>
      <w:r>
        <w:rPr>
          <w:rFonts w:ascii="Arial" w:hAnsi="Arial" w:eastAsia="Arial" w:cs="Arial"/>
          <w:b/>
          <w:bCs/>
          <w:sz w:val="22"/>
          <w:szCs w:val="22"/>
        </w:rPr>
        <w:t xml:space="preserve">Prepared by: </w:t>
      </w:r>
      <w:r>
        <w:rPr>
          <w:rFonts w:ascii="Arial" w:hAnsi="Arial" w:eastAsia="Arial" w:cs="Arial"/>
          <w:color w:val="000000"/>
          <w:sz w:val="22"/>
          <w:szCs w:val="22"/>
        </w:rPr>
        <w:t>docx-editor.dev</w:t>
      </w:r>
    </w:p>
    <w:p w14:paraId="28B83400" w14:textId="07BFC780">
      <w:pPr>
        <w:spacing w:after="80"/>
        <w:jc w:val="center"/>
      </w:pPr>
      <w:r>
        <w:rPr>
          <w:rFonts w:ascii="Arial" w:hAnsi="Arial" w:eastAsia="Arial" w:cs="Arial"/>
          <w:b/>
          <w:bCs/>
          <w:sz w:val="22"/>
          <w:szCs w:val="22"/>
        </w:rPr>
        <w:t xml:space="preserve">Total Element Categories: </w:t>
      </w:r>
      <w:r>
        <w:rPr>
          <w:rFonts w:ascii="Arial" w:hAnsi="Arial" w:eastAsia="Arial" w:cs="Arial"/>
          <w:color w:val="000000"/>
          <w:sz w:val="22"/>
          <w:szCs w:val="22"/>
        </w:rPr>
        <w:t>50+</w:t>
      </w:r>
    </w:p>
    <w:p w14:paraId="4E61F47D" w14:textId="0F8F0F04">
      <w:pPr>
        <w:sectPr>
          <w:pgSz w:w="12240" w:h="15840"/>
          <w:pgMar w:top="2880" w:right="1440" w:bottom="1440" w:left="1440" w:header="708" w:footer="708" w:gutter="0"/>
          <w:pgNumType/>
          <w:docGrid w:linePitch="360"/>
        </w:sectPr>
      </w:pPr>
    </w:p>
    <w:p w14:paraId="285A2200" w14:textId="5863EFC8">
      <w:pPr>
        <w:pStyle w:val="Heading1"/>
      </w:pPr>
      <w:bookmarkStart w:id="900000" w:name="_Toc1607968921"/>
      <w:r>
        <w:rPr>
          <w:rFonts w:ascii="Arial" w:hAnsi="Arial" w:eastAsia="Arial" w:cs="Arial"/>
          <w:b/>
          <w:bCs/>
          <w:color w:val="1A3550"/>
          <w:sz w:val="36"/>
          <w:szCs w:val="36"/>
        </w:rPr>
        <w:t>Table of Contents</w:t>
      </w:r>
      <w:bookmarkEnd w:id="900000"/>
    </w:p>
    <w:sdt>
      <w:sdtPr>
        <w:alias w:val="Table of Contents"/>
      </w:sdtPr>
      <w:sdtContent>
        <w:p w14:paraId="C2E93400" w14:textId="91D83F00">
          <w:r>
            <w:fldChar w:fldCharType="begin"/>
          </w:r>
          <w:r>
            <w:instrText xml:space="preserve">TOC \h \o "1-5"</w:instrText>
          </w:r>
          <w:r>
            <w:fldChar w:fldCharType="separate"/>
          </w:r>
        </w:p>
        <w:p w14:paraId="C2811F40" w14:textId="6D263800">
          <w:pPr>
            <w:pStyle w:val="TOC1"/>
            <w:tabs>
              <w:tab w:val="right" w:pos="9350" w:leader="dot"/>
            </w:tabs>
            <w:spacing w:line="276" w:lineRule="auto"/>
          </w:pPr>
          <w:hyperlink w:anchor="_Toc1607968921">
            <w:r>
              <w:t>Table of Contents</w:t>
            </w:r>
            <w:r>
              <w:ptab w:alignment="right" w:relativeTo="margin" w:leader="dot"/>
            </w:r>
            <w:r>
              <w:t>2</w:t>
            </w:r>
          </w:hyperlink>
        </w:p>
        <w:p w14:paraId="567EA400" w14:textId="30A68100">
          <w:pPr>
            <w:pStyle w:val="TOC1"/>
            <w:tabs>
              <w:tab w:val="right" w:pos="9350" w:leader="dot"/>
            </w:tabs>
            <w:spacing w:line="276" w:lineRule="auto"/>
          </w:pPr>
          <w:hyperlink w:anchor="_Toc546987748">
            <w:r>
              <w:t>1. Text Formatting &amp; Typography</w:t>
            </w:r>
            <w:r>
              <w:ptab w:alignment="right" w:relativeTo="margin" w:leader="dot"/>
            </w:r>
            <w:r>
              <w:t>4</w:t>
            </w:r>
          </w:hyperlink>
        </w:p>
        <w:p w14:paraId="8F3B4A00" w14:textId="1F183200">
          <w:pPr>
            <w:pStyle w:val="TOC2"/>
            <w:tabs>
              <w:tab w:val="right" w:pos="9350" w:leader="dot"/>
            </w:tabs>
            <w:spacing w:line="276" w:lineRule="auto"/>
            <w:ind w:left="240"/>
          </w:pPr>
          <w:hyperlink w:anchor="_Toc1634277685">
            <w:r>
              <w:t>1.1 Basic Text Formatting</w:t>
            </w:r>
            <w:r>
              <w:ptab w:alignment="right" w:relativeTo="margin" w:leader="dot"/>
            </w:r>
            <w:r>
              <w:t>4</w:t>
            </w:r>
          </w:hyperlink>
        </w:p>
        <w:p w14:paraId="3A8E4300" w14:textId="A249AC00">
          <w:pPr>
            <w:pStyle w:val="TOC2"/>
            <w:tabs>
              <w:tab w:val="right" w:pos="9350" w:leader="dot"/>
            </w:tabs>
            <w:spacing w:line="276" w:lineRule="auto"/>
            <w:ind w:left="240"/>
          </w:pPr>
          <w:hyperlink w:anchor="_Toc62270262">
            <w:r>
              <w:t>1.2 Advanced Text Formatting</w:t>
            </w:r>
            <w:r>
              <w:ptab w:alignment="right" w:relativeTo="margin" w:leader="dot"/>
            </w:r>
            <w:r>
              <w:t>4</w:t>
            </w:r>
          </w:hyperlink>
        </w:p>
        <w:p w14:paraId="3B343800" w14:textId="DA9E7B80">
          <w:pPr>
            <w:pStyle w:val="TOC2"/>
            <w:tabs>
              <w:tab w:val="right" w:pos="9350" w:leader="dot"/>
            </w:tabs>
            <w:spacing w:line="276" w:lineRule="auto"/>
            <w:ind w:left="240"/>
          </w:pPr>
          <w:hyperlink w:anchor="_Toc1956756636">
            <w:r>
              <w:t>1.3 Font Variations</w:t>
            </w:r>
            <w:r>
              <w:ptab w:alignment="right" w:relativeTo="margin" w:leader="dot"/>
            </w:r>
            <w:r>
              <w:t>4</w:t>
            </w:r>
          </w:hyperlink>
        </w:p>
        <w:p w14:paraId="83E86700" w14:textId="4854BC00">
          <w:pPr>
            <w:pStyle w:val="TOC2"/>
            <w:tabs>
              <w:tab w:val="right" w:pos="9350" w:leader="dot"/>
            </w:tabs>
            <w:spacing w:line="276" w:lineRule="auto"/>
            <w:ind w:left="240"/>
          </w:pPr>
          <w:hyperlink w:anchor="_Toc1885470723">
            <w:r>
              <w:t>1.4 Colors and Highlighting</w:t>
            </w:r>
            <w:r>
              <w:ptab w:alignment="right" w:relativeTo="margin" w:leader="dot"/>
            </w:r>
            <w:r>
              <w:t>4</w:t>
            </w:r>
          </w:hyperlink>
        </w:p>
        <w:p w14:paraId="5947C400" w14:textId="5DC24300">
          <w:pPr>
            <w:pStyle w:val="TOC2"/>
            <w:tabs>
              <w:tab w:val="right" w:pos="9350" w:leader="dot"/>
            </w:tabs>
            <w:spacing w:line="276" w:lineRule="auto"/>
            <w:ind w:left="240"/>
          </w:pPr>
          <w:hyperlink w:anchor="_Toc1315151048">
            <w:r>
              <w:t>1.5 Special Characters &amp; Symbols</w:t>
            </w:r>
            <w:r>
              <w:ptab w:alignment="right" w:relativeTo="margin" w:leader="dot"/>
            </w:r>
            <w:r>
              <w:t>4</w:t>
            </w:r>
          </w:hyperlink>
        </w:p>
        <w:p w14:paraId="95377E00" w14:textId="B030CA00">
          <w:pPr>
            <w:pStyle w:val="TOC1"/>
            <w:tabs>
              <w:tab w:val="right" w:pos="9350" w:leader="dot"/>
            </w:tabs>
            <w:spacing w:line="276" w:lineRule="auto"/>
          </w:pPr>
          <w:hyperlink w:anchor="_Toc688382689">
            <w:r>
              <w:t>2. Heading Levels</w:t>
            </w:r>
            <w:r>
              <w:ptab w:alignment="right" w:relativeTo="margin" w:leader="dot"/>
            </w:r>
            <w:r>
              <w:t>5</w:t>
            </w:r>
          </w:hyperlink>
        </w:p>
        <w:p w14:paraId="C96BED40" w14:textId="A01AB800">
          <w:pPr>
            <w:pStyle w:val="TOC1"/>
            <w:tabs>
              <w:tab w:val="right" w:pos="9350" w:leader="dot"/>
            </w:tabs>
            <w:spacing w:line="276" w:lineRule="auto"/>
          </w:pPr>
          <w:hyperlink w:anchor="_Toc124547945">
            <w:r>
              <w:t>Heading Level 1 (H1)</w:t>
            </w:r>
            <w:r>
              <w:ptab w:alignment="right" w:relativeTo="margin" w:leader="dot"/>
            </w:r>
            <w:r>
              <w:t>5</w:t>
            </w:r>
          </w:hyperlink>
        </w:p>
        <w:p w14:paraId="2163BE00" w14:textId="C9ADC048">
          <w:pPr>
            <w:pStyle w:val="TOC2"/>
            <w:tabs>
              <w:tab w:val="right" w:pos="9350" w:leader="dot"/>
            </w:tabs>
            <w:spacing w:line="276" w:lineRule="auto"/>
            <w:ind w:left="240"/>
          </w:pPr>
          <w:hyperlink w:anchor="_Toc1532011488">
            <w:r>
              <w:t>Heading Level 2 (H2)</w:t>
            </w:r>
            <w:r>
              <w:ptab w:alignment="right" w:relativeTo="margin" w:leader="dot"/>
            </w:r>
            <w:r>
              <w:t>5</w:t>
            </w:r>
          </w:hyperlink>
        </w:p>
        <w:p w14:paraId="124B2800" w14:textId="AA437C00">
          <w:pPr>
            <w:pStyle w:val="TOC3"/>
            <w:tabs>
              <w:tab w:val="right" w:pos="9350" w:leader="dot"/>
            </w:tabs>
            <w:spacing w:line="276" w:lineRule="auto"/>
            <w:ind w:left="480"/>
          </w:pPr>
          <w:hyperlink w:anchor="_Toc1575251699">
            <w:r>
              <w:t>Heading Level 3 (H3)</w:t>
            </w:r>
            <w:r>
              <w:ptab w:alignment="right" w:relativeTo="margin" w:leader="dot"/>
            </w:r>
            <w:r>
              <w:t>5</w:t>
            </w:r>
          </w:hyperlink>
        </w:p>
        <w:p w14:paraId="2409DE00" w14:textId="1129CE00">
          <w:pPr>
            <w:pStyle w:val="TOC4"/>
            <w:tabs>
              <w:tab w:val="right" w:pos="9350" w:leader="dot"/>
            </w:tabs>
            <w:spacing w:line="276" w:lineRule="auto"/>
            <w:ind w:left="720"/>
          </w:pPr>
          <w:hyperlink w:anchor="_Toc17297265">
            <w:r>
              <w:t>Heading Level 4 (H4)</w:t>
            </w:r>
            <w:r>
              <w:ptab w:alignment="right" w:relativeTo="margin" w:leader="dot"/>
            </w:r>
            <w:r>
              <w:t>5</w:t>
            </w:r>
          </w:hyperlink>
        </w:p>
        <w:p w14:paraId="2F9DEC00" w14:textId="D5294C00">
          <w:pPr>
            <w:pStyle w:val="TOC5"/>
            <w:tabs>
              <w:tab w:val="right" w:pos="9350" w:leader="dot"/>
            </w:tabs>
            <w:spacing w:line="276" w:lineRule="auto"/>
            <w:ind w:left="960"/>
          </w:pPr>
          <w:hyperlink w:anchor="_Toc1540657169">
            <w:r>
              <w:t>Heading Level 5 (H5)</w:t>
            </w:r>
            <w:r>
              <w:ptab w:alignment="right" w:relativeTo="margin" w:leader="dot"/>
            </w:r>
            <w:r>
              <w:t>5</w:t>
            </w:r>
          </w:hyperlink>
        </w:p>
        <w:p w14:paraId="85023E80" w14:textId="15C85C00">
          <w:pPr>
            <w:pStyle w:val="TOC1"/>
            <w:tabs>
              <w:tab w:val="right" w:pos="9350" w:leader="dot"/>
            </w:tabs>
            <w:spacing w:line="276" w:lineRule="auto"/>
          </w:pPr>
          <w:hyperlink w:anchor="_Toc2066459084">
            <w:r>
              <w:t>3. Paragraph Alignment &amp; Spacing</w:t>
            </w:r>
            <w:r>
              <w:ptab w:alignment="right" w:relativeTo="margin" w:leader="dot"/>
            </w:r>
            <w:r>
              <w:t>6</w:t>
            </w:r>
          </w:hyperlink>
        </w:p>
        <w:p w14:paraId="0D483E00" w14:textId="9F33E900">
          <w:pPr>
            <w:pStyle w:val="TOC2"/>
            <w:tabs>
              <w:tab w:val="right" w:pos="9350" w:leader="dot"/>
            </w:tabs>
            <w:spacing w:line="276" w:lineRule="auto"/>
            <w:ind w:left="240"/>
          </w:pPr>
          <w:hyperlink w:anchor="_Toc976116570">
            <w:r>
              <w:t>3.1 Alignment</w:t>
            </w:r>
            <w:r>
              <w:ptab w:alignment="right" w:relativeTo="margin" w:leader="dot"/>
            </w:r>
            <w:r>
              <w:t>6</w:t>
            </w:r>
          </w:hyperlink>
        </w:p>
        <w:p w14:paraId="DF754800" w14:textId="78C5FE00">
          <w:pPr>
            <w:pStyle w:val="TOC2"/>
            <w:tabs>
              <w:tab w:val="right" w:pos="9350" w:leader="dot"/>
            </w:tabs>
            <w:spacing w:line="276" w:lineRule="auto"/>
            <w:ind w:left="240"/>
          </w:pPr>
          <w:hyperlink w:anchor="_Toc878654627">
            <w:r>
              <w:t>3.2 Indentation</w:t>
            </w:r>
            <w:r>
              <w:ptab w:alignment="right" w:relativeTo="margin" w:leader="dot"/>
            </w:r>
            <w:r>
              <w:t>6</w:t>
            </w:r>
          </w:hyperlink>
        </w:p>
        <w:p w14:paraId="2228E200" w14:textId="40AC8A00">
          <w:pPr>
            <w:pStyle w:val="TOC2"/>
            <w:tabs>
              <w:tab w:val="right" w:pos="9350" w:leader="dot"/>
            </w:tabs>
            <w:spacing w:line="276" w:lineRule="auto"/>
            <w:ind w:left="240"/>
          </w:pPr>
          <w:hyperlink w:anchor="_Toc1473112672">
            <w:r>
              <w:t>3.3 Line Spacing</w:t>
            </w:r>
            <w:r>
              <w:ptab w:alignment="right" w:relativeTo="margin" w:leader="dot"/>
            </w:r>
            <w:r>
              <w:t>6</w:t>
            </w:r>
          </w:hyperlink>
        </w:p>
        <w:p w14:paraId="1E769400" w14:textId="E6D93300">
          <w:pPr>
            <w:pStyle w:val="TOC1"/>
            <w:tabs>
              <w:tab w:val="right" w:pos="9350" w:leader="dot"/>
            </w:tabs>
            <w:spacing w:line="276" w:lineRule="auto"/>
          </w:pPr>
          <w:hyperlink w:anchor="_Toc547562215">
            <w:r>
              <w:t>4. Lists</w:t>
            </w:r>
            <w:r>
              <w:ptab w:alignment="right" w:relativeTo="margin" w:leader="dot"/>
            </w:r>
            <w:r>
              <w:t>7</w:t>
            </w:r>
          </w:hyperlink>
        </w:p>
        <w:p w14:paraId="EAB4FC00" w14:textId="876B9000">
          <w:pPr>
            <w:pStyle w:val="TOC2"/>
            <w:tabs>
              <w:tab w:val="right" w:pos="9350" w:leader="dot"/>
            </w:tabs>
            <w:spacing w:line="276" w:lineRule="auto"/>
            <w:ind w:left="240"/>
          </w:pPr>
          <w:hyperlink w:anchor="_Toc1309521648">
            <w:r>
              <w:t>4.1 Simple Bullet List</w:t>
            </w:r>
            <w:r>
              <w:ptab w:alignment="right" w:relativeTo="margin" w:leader="dot"/>
            </w:r>
            <w:r>
              <w:t>7</w:t>
            </w:r>
          </w:hyperlink>
        </w:p>
        <w:p w14:paraId="E0DC0000" w14:textId="2F40A200">
          <w:pPr>
            <w:pStyle w:val="TOC2"/>
            <w:tabs>
              <w:tab w:val="right" w:pos="9350" w:leader="dot"/>
            </w:tabs>
            <w:spacing w:line="276" w:lineRule="auto"/>
            <w:ind w:left="240"/>
          </w:pPr>
          <w:hyperlink w:anchor="_Toc1657141647">
            <w:r>
              <w:t>4.2 Multi-Level Bullet List</w:t>
            </w:r>
            <w:r>
              <w:ptab w:alignment="right" w:relativeTo="margin" w:leader="dot"/>
            </w:r>
            <w:r>
              <w:t>7</w:t>
            </w:r>
          </w:hyperlink>
        </w:p>
        <w:p w14:paraId="5EB00800" w14:textId="4A396600">
          <w:pPr>
            <w:pStyle w:val="TOC2"/>
            <w:tabs>
              <w:tab w:val="right" w:pos="9350" w:leader="dot"/>
            </w:tabs>
            <w:spacing w:line="276" w:lineRule="auto"/>
            <w:ind w:left="240"/>
          </w:pPr>
          <w:hyperlink w:anchor="_Toc246716832">
            <w:r>
              <w:t>4.3 Numbered Lists (Multiple Formats)</w:t>
            </w:r>
            <w:r>
              <w:ptab w:alignment="right" w:relativeTo="margin" w:leader="dot"/>
            </w:r>
            <w:r>
              <w:t>7</w:t>
            </w:r>
          </w:hyperlink>
        </w:p>
        <w:p w14:paraId="E227ED80" w14:textId="255A2400">
          <w:pPr>
            <w:pStyle w:val="TOC3"/>
            <w:tabs>
              <w:tab w:val="right" w:pos="9350" w:leader="dot"/>
            </w:tabs>
            <w:spacing w:line="276" w:lineRule="auto"/>
            <w:ind w:left="480"/>
          </w:pPr>
          <w:hyperlink w:anchor="_Toc74778161">
            <w:r>
              <w:t>Decimal with Sub-levels</w:t>
            </w:r>
            <w:r>
              <w:ptab w:alignment="right" w:relativeTo="margin" w:leader="dot"/>
            </w:r>
            <w:r>
              <w:t>7</w:t>
            </w:r>
          </w:hyperlink>
        </w:p>
        <w:p w14:paraId="56FD1A00" w14:textId="226DA740">
          <w:pPr>
            <w:pStyle w:val="TOC3"/>
            <w:tabs>
              <w:tab w:val="right" w:pos="9350" w:leader="dot"/>
            </w:tabs>
            <w:spacing w:line="276" w:lineRule="auto"/>
            <w:ind w:left="480"/>
          </w:pPr>
          <w:hyperlink w:anchor="_Toc1714688765">
            <w:r>
              <w:t>Upper Roman</w:t>
            </w:r>
            <w:r>
              <w:ptab w:alignment="right" w:relativeTo="margin" w:leader="dot"/>
            </w:r>
            <w:r>
              <w:t>7</w:t>
            </w:r>
          </w:hyperlink>
        </w:p>
        <w:p w14:paraId="07D0CE00" w14:textId="0F7CE400">
          <w:pPr>
            <w:pStyle w:val="TOC3"/>
            <w:tabs>
              <w:tab w:val="right" w:pos="9350" w:leader="dot"/>
            </w:tabs>
            <w:spacing w:line="276" w:lineRule="auto"/>
            <w:ind w:left="480"/>
          </w:pPr>
          <w:hyperlink w:anchor="_Toc758451719">
            <w:r>
              <w:t>Upper Letter</w:t>
            </w:r>
            <w:r>
              <w:ptab w:alignment="right" w:relativeTo="margin" w:leader="dot"/>
            </w:r>
            <w:r>
              <w:t>7</w:t>
            </w:r>
          </w:hyperlink>
        </w:p>
        <w:p w14:paraId="F039A900" w14:textId="FBCBC200">
          <w:pPr>
            <w:pStyle w:val="TOC3"/>
            <w:tabs>
              <w:tab w:val="right" w:pos="9350" w:leader="dot"/>
            </w:tabs>
            <w:spacing w:line="276" w:lineRule="auto"/>
            <w:ind w:left="480"/>
          </w:pPr>
          <w:hyperlink w:anchor="_Toc1688023906">
            <w:r>
              <w:t>Restarted Decimal</w:t>
            </w:r>
            <w:r>
              <w:ptab w:alignment="right" w:relativeTo="margin" w:leader="dot"/>
            </w:r>
            <w:r>
              <w:t>7</w:t>
            </w:r>
          </w:hyperlink>
        </w:p>
        <w:p w14:paraId="80178800" w14:textId="7A256D00">
          <w:pPr>
            <w:pStyle w:val="TOC1"/>
            <w:tabs>
              <w:tab w:val="right" w:pos="9350" w:leader="dot"/>
            </w:tabs>
            <w:spacing w:line="276" w:lineRule="auto"/>
          </w:pPr>
          <w:hyperlink w:anchor="_Toc1781966515">
            <w:r>
              <w:t>5. Tables</w:t>
            </w:r>
            <w:r>
              <w:ptab w:alignment="right" w:relativeTo="margin" w:leader="dot"/>
            </w:r>
            <w:r>
              <w:t>8</w:t>
            </w:r>
          </w:hyperlink>
        </w:p>
        <w:p w14:paraId="467B1700" w14:textId="00AE9C00">
          <w:pPr>
            <w:pStyle w:val="TOC2"/>
            <w:tabs>
              <w:tab w:val="right" w:pos="9350" w:leader="dot"/>
            </w:tabs>
            <w:spacing w:line="276" w:lineRule="auto"/>
            <w:ind w:left="240"/>
          </w:pPr>
          <w:hyperlink w:anchor="_Toc533227547">
            <w:r>
              <w:t>5.1 Simple Data Table</w:t>
            </w:r>
            <w:r>
              <w:ptab w:alignment="right" w:relativeTo="margin" w:leader="dot"/>
            </w:r>
            <w:r>
              <w:t>8</w:t>
            </w:r>
          </w:hyperlink>
        </w:p>
        <w:p w14:paraId="2A6EFC00" w14:textId="E039DF00">
          <w:pPr>
            <w:pStyle w:val="TOC2"/>
            <w:tabs>
              <w:tab w:val="right" w:pos="9350" w:leader="dot"/>
            </w:tabs>
            <w:spacing w:line="276" w:lineRule="auto"/>
            <w:ind w:left="240"/>
          </w:pPr>
          <w:hyperlink w:anchor="_Toc1102017531">
            <w:r>
              <w:t>5.2 Table with Merged Cells</w:t>
            </w:r>
            <w:r>
              <w:ptab w:alignment="right" w:relativeTo="margin" w:leader="dot"/>
            </w:r>
            <w:r>
              <w:t>8</w:t>
            </w:r>
          </w:hyperlink>
        </w:p>
        <w:p w14:paraId="72EED800" w14:textId="0C0A6600">
          <w:pPr>
            <w:pStyle w:val="TOC2"/>
            <w:tabs>
              <w:tab w:val="right" w:pos="9350" w:leader="dot"/>
            </w:tabs>
            <w:spacing w:line="276" w:lineRule="auto"/>
            <w:ind w:left="240"/>
          </w:pPr>
          <w:hyperlink w:anchor="_Toc1334180050">
            <w:r>
              <w:t>5.3 Mixed Border Styles</w:t>
            </w:r>
            <w:r>
              <w:ptab w:alignment="right" w:relativeTo="margin" w:leader="dot"/>
            </w:r>
            <w:r>
              <w:t>8</w:t>
            </w:r>
          </w:hyperlink>
        </w:p>
        <w:p w14:paraId="FE975440" w14:textId="D3FAA000">
          <w:pPr>
            <w:pStyle w:val="TOC1"/>
            <w:tabs>
              <w:tab w:val="right" w:pos="9350" w:leader="dot"/>
            </w:tabs>
            <w:spacing w:line="276" w:lineRule="auto"/>
          </w:pPr>
          <w:hyperlink w:anchor="_Toc2019915708">
            <w:r>
              <w:t>6. Nested Tables</w:t>
            </w:r>
            <w:r>
              <w:ptab w:alignment="right" w:relativeTo="margin" w:leader="dot"/>
            </w:r>
            <w:r>
              <w:t>9</w:t>
            </w:r>
          </w:hyperlink>
        </w:p>
        <w:p w14:paraId="6A679C00" w14:textId="E66D88C0">
          <w:pPr>
            <w:pStyle w:val="TOC2"/>
            <w:tabs>
              <w:tab w:val="right" w:pos="9350" w:leader="dot"/>
            </w:tabs>
            <w:spacing w:line="276" w:lineRule="auto"/>
            <w:ind w:left="240"/>
          </w:pPr>
          <w:hyperlink w:anchor="_Toc1344099631">
            <w:r>
              <w:t>6.1 Table Inside a Table Cell</w:t>
            </w:r>
            <w:r>
              <w:ptab w:alignment="right" w:relativeTo="margin" w:leader="dot"/>
            </w:r>
            <w:r>
              <w:t>9</w:t>
            </w:r>
          </w:hyperlink>
        </w:p>
        <w:p w14:paraId="AE86F700" w14:textId="BFD64400">
          <w:pPr>
            <w:pStyle w:val="TOC2"/>
            <w:tabs>
              <w:tab w:val="right" w:pos="9350" w:leader="dot"/>
            </w:tabs>
            <w:spacing w:line="276" w:lineRule="auto"/>
            <w:ind w:left="240"/>
          </w:pPr>
          <w:hyperlink w:anchor="_Toc1175173068">
            <w:r>
              <w:t>6.2 Triple-Nested Table (3 Levels Deep)</w:t>
            </w:r>
            <w:r>
              <w:ptab w:alignment="right" w:relativeTo="margin" w:leader="dot"/>
            </w:r>
            <w:r>
              <w:t>9</w:t>
            </w:r>
          </w:hyperlink>
        </w:p>
        <w:p w14:paraId="6AC23D00" w14:textId="223CD600">
          <w:pPr>
            <w:pStyle w:val="TOC1"/>
            <w:tabs>
              <w:tab w:val="right" w:pos="9350" w:leader="dot"/>
            </w:tabs>
            <w:spacing w:line="276" w:lineRule="auto"/>
          </w:pPr>
          <w:hyperlink w:anchor="_Toc2145238477">
            <w:r>
              <w:t>7. Comments &amp; Annotations</w:t>
            </w:r>
            <w:r>
              <w:ptab w:alignment="right" w:relativeTo="margin" w:leader="dot"/>
            </w:r>
            <w:r>
              <w:t>10</w:t>
            </w:r>
          </w:hyperlink>
        </w:p>
        <w:p w14:paraId="24965000" w14:textId="913A8D00">
          <w:pPr>
            <w:pStyle w:val="TOC2"/>
            <w:tabs>
              <w:tab w:val="right" w:pos="9350" w:leader="dot"/>
            </w:tabs>
            <w:spacing w:line="276" w:lineRule="auto"/>
            <w:ind w:left="240"/>
          </w:pPr>
          <w:hyperlink w:anchor="_Toc7100000001">
            <w:r>
              <w:t>7.1 Tracked Changes</w:t>
            </w:r>
            <w:r>
              <w:ptab w:alignment="right" w:relativeTo="margin" w:leader="dot"/>
            </w:r>
            <w:r>
              <w:t>10</w:t>
            </w:r>
          </w:hyperlink>
        </w:p>
        <w:p w14:paraId="6E3FB680" w14:textId="212C5C00">
          <w:pPr>
            <w:pStyle w:val="TOC1"/>
            <w:tabs>
              <w:tab w:val="right" w:pos="9350" w:leader="dot"/>
            </w:tabs>
            <w:spacing w:line="276" w:lineRule="auto"/>
          </w:pPr>
          <w:hyperlink w:anchor="_Toc1798998492">
            <w:r>
              <w:t>8. Footnotes &amp; Endnotes</w:t>
            </w:r>
            <w:r>
              <w:ptab w:alignment="right" w:relativeTo="margin" w:leader="dot"/>
            </w:r>
            <w:r>
              <w:t>11</w:t>
            </w:r>
          </w:hyperlink>
        </w:p>
        <w:p w14:paraId="7A8BBC00" w14:textId="421BAF00">
          <w:pPr>
            <w:pStyle w:val="TOC2"/>
            <w:tabs>
              <w:tab w:val="right" w:pos="9350" w:leader="dot"/>
            </w:tabs>
            <w:spacing w:line="276" w:lineRule="auto"/>
            <w:ind w:left="240"/>
          </w:pPr>
          <w:hyperlink w:anchor="_Toc44621738">
            <w:r>
              <w:t>8.1 Footnotes</w:t>
            </w:r>
            <w:r>
              <w:ptab w:alignment="right" w:relativeTo="margin" w:leader="dot"/>
            </w:r>
            <w:r>
              <w:t>11</w:t>
            </w:r>
          </w:hyperlink>
        </w:p>
        <w:p w14:paraId="B6A1B600" w14:textId="29548C00">
          <w:pPr>
            <w:pStyle w:val="TOC2"/>
            <w:tabs>
              <w:tab w:val="right" w:pos="9350" w:leader="dot"/>
            </w:tabs>
            <w:spacing w:line="276" w:lineRule="auto"/>
            <w:ind w:left="240"/>
          </w:pPr>
          <w:hyperlink w:anchor="_Toc1430510899">
            <w:r>
              <w:t>8.2 Endnotes (Injected via XML)</w:t>
            </w:r>
            <w:r>
              <w:ptab w:alignment="right" w:relativeTo="margin" w:leader="dot"/>
            </w:r>
            <w:r>
              <w:t>11</w:t>
            </w:r>
          </w:hyperlink>
        </w:p>
        <w:p w14:paraId="5F3BD780" w14:textId="4E64A000">
          <w:pPr>
            <w:pStyle w:val="TOC1"/>
            <w:tabs>
              <w:tab w:val="right" w:pos="9350" w:leader="dot"/>
            </w:tabs>
            <w:spacing w:line="276" w:lineRule="auto"/>
          </w:pPr>
          <w:hyperlink w:anchor="_Toc303816627">
            <w:r>
              <w:t>9. Hyperlinks &amp; Cross-References</w:t>
            </w:r>
            <w:r>
              <w:ptab w:alignment="right" w:relativeTo="margin" w:leader="dot"/>
            </w:r>
            <w:r>
              <w:t>12</w:t>
            </w:r>
          </w:hyperlink>
        </w:p>
        <w:p w14:paraId="F5C82C00" w14:textId="A0587100">
          <w:pPr>
            <w:pStyle w:val="TOC2"/>
            <w:tabs>
              <w:tab w:val="right" w:pos="9350" w:leader="dot"/>
            </w:tabs>
            <w:spacing w:line="276" w:lineRule="auto"/>
            <w:ind w:left="240"/>
          </w:pPr>
          <w:hyperlink w:anchor="_Toc986397506">
            <w:r>
              <w:t>9.1 External Hyperlinks</w:t>
            </w:r>
            <w:r>
              <w:ptab w:alignment="right" w:relativeTo="margin" w:leader="dot"/>
            </w:r>
            <w:r>
              <w:t>12</w:t>
            </w:r>
          </w:hyperlink>
        </w:p>
        <w:p w14:paraId="A83BF700" w14:textId="FA4B6C00">
          <w:pPr>
            <w:pStyle w:val="TOC2"/>
            <w:tabs>
              <w:tab w:val="right" w:pos="9350" w:leader="dot"/>
            </w:tabs>
            <w:spacing w:line="276" w:lineRule="auto"/>
            <w:ind w:left="240"/>
          </w:pPr>
          <w:hyperlink w:anchor="_Toc1635594523">
            <w:r>
              <w:t>9.2 Internal Bookmarks</w:t>
            </w:r>
            <w:r>
              <w:ptab w:alignment="right" w:relativeTo="margin" w:leader="dot"/>
            </w:r>
            <w:r>
              <w:t>12</w:t>
            </w:r>
          </w:hyperlink>
        </w:p>
        <w:p w14:paraId="07A86E00" w14:textId="DFAD1600">
          <w:pPr>
            <w:pStyle w:val="TOC1"/>
            <w:tabs>
              <w:tab w:val="right" w:pos="9350" w:leader="dot"/>
            </w:tabs>
            <w:spacing w:line="276" w:lineRule="auto"/>
          </w:pPr>
          <w:hyperlink w:anchor="_Toc60363811">
            <w:r>
              <w:t>10. Images</w:t>
            </w:r>
            <w:r>
              <w:ptab w:alignment="right" w:relativeTo="margin" w:leader="dot"/>
            </w:r>
            <w:r>
              <w:t>13</w:t>
            </w:r>
          </w:hyperlink>
        </w:p>
        <w:p w14:paraId="EB3FF600" w14:textId="32105000">
          <w:pPr>
            <w:pStyle w:val="TOC2"/>
            <w:tabs>
              <w:tab w:val="right" w:pos="9350" w:leader="dot"/>
            </w:tabs>
            <w:spacing w:line="276" w:lineRule="auto"/>
            <w:ind w:left="240"/>
          </w:pPr>
          <w:hyperlink w:anchor="_Toc1757856986">
            <w:r>
              <w:t>10.1 Inline Images</w:t>
            </w:r>
            <w:r>
              <w:ptab w:alignment="right" w:relativeTo="margin" w:leader="dot"/>
            </w:r>
            <w:r>
              <w:t>13</w:t>
            </w:r>
          </w:hyperlink>
        </w:p>
        <w:p w14:paraId="FA905900" w14:textId="8EC49E00">
          <w:pPr>
            <w:pStyle w:val="TOC2"/>
            <w:tabs>
              <w:tab w:val="right" w:pos="9350" w:leader="dot"/>
            </w:tabs>
            <w:spacing w:line="276" w:lineRule="auto"/>
            <w:ind w:left="240"/>
          </w:pPr>
          <w:hyperlink w:anchor="_Toc1149703421">
            <w:r>
              <w:t>10.2 Block Image (Centered)</w:t>
            </w:r>
            <w:r>
              <w:ptab w:alignment="right" w:relativeTo="margin" w:leader="dot"/>
            </w:r>
            <w:r>
              <w:t>13</w:t>
            </w:r>
          </w:hyperlink>
        </w:p>
        <w:p w14:paraId="BEEA9200" w14:textId="4BB7A7B0">
          <w:pPr>
            <w:pStyle w:val="TOC2"/>
            <w:tabs>
              <w:tab w:val="right" w:pos="9350" w:leader="dot"/>
            </w:tabs>
            <w:spacing w:line="276" w:lineRule="auto"/>
            <w:ind w:left="240"/>
          </w:pPr>
          <w:hyperlink w:anchor="_Toc838305422">
            <w:r>
              <w:t>10.3 Floating Image (Text Wrap)</w:t>
            </w:r>
            <w:r>
              <w:ptab w:alignment="right" w:relativeTo="margin" w:leader="dot"/>
            </w:r>
            <w:r>
              <w:t>13</w:t>
            </w:r>
          </w:hyperlink>
        </w:p>
        <w:p w14:paraId="78079A00" w14:textId="7BFB2E00">
          <w:pPr>
            <w:pStyle w:val="TOC1"/>
            <w:tabs>
              <w:tab w:val="right" w:pos="9350" w:leader="dot"/>
            </w:tabs>
            <w:spacing w:line="276" w:lineRule="auto"/>
          </w:pPr>
          <w:hyperlink w:anchor="_Toc555551067">
            <w:r>
              <w:t>11. Tab Stops, Leaders &amp; Breaks</w:t>
            </w:r>
            <w:r>
              <w:ptab w:alignment="right" w:relativeTo="margin" w:leader="dot"/>
            </w:r>
            <w:r>
              <w:t>14</w:t>
            </w:r>
          </w:hyperlink>
        </w:p>
        <w:p w14:paraId="76C9C400" w14:textId="7CDA6C00">
          <w:pPr>
            <w:pStyle w:val="TOC2"/>
            <w:tabs>
              <w:tab w:val="right" w:pos="9350" w:leader="dot"/>
            </w:tabs>
            <w:spacing w:line="276" w:lineRule="auto"/>
            <w:ind w:left="240"/>
          </w:pPr>
          <w:hyperlink w:anchor="_Toc1528646011">
            <w:r>
              <w:t>11.1 Tab Stops</w:t>
            </w:r>
            <w:r>
              <w:ptab w:alignment="right" w:relativeTo="margin" w:leader="dot"/>
            </w:r>
            <w:r>
              <w:t>14</w:t>
            </w:r>
          </w:hyperlink>
        </w:p>
        <w:p w14:paraId="86E4F400" w14:textId="CB0B8300">
          <w:pPr>
            <w:pStyle w:val="TOC2"/>
            <w:tabs>
              <w:tab w:val="right" w:pos="9350" w:leader="dot"/>
            </w:tabs>
            <w:spacing w:line="276" w:lineRule="auto"/>
            <w:ind w:left="240"/>
          </w:pPr>
          <w:hyperlink w:anchor="_Toc686287178">
            <w:r>
              <w:t>11.2 Dot Leaders</w:t>
            </w:r>
            <w:r>
              <w:ptab w:alignment="right" w:relativeTo="margin" w:leader="dot"/>
            </w:r>
            <w:r>
              <w:t>14</w:t>
            </w:r>
          </w:hyperlink>
        </w:p>
        <w:p w14:paraId="6F652800" w14:textId="1496E400">
          <w:pPr>
            <w:pStyle w:val="TOC2"/>
            <w:tabs>
              <w:tab w:val="right" w:pos="9350" w:leader="dot"/>
            </w:tabs>
            <w:spacing w:line="276" w:lineRule="auto"/>
            <w:ind w:left="240"/>
          </w:pPr>
          <w:hyperlink w:anchor="_Toc1893000695">
            <w:r>
              <w:t>11.3 Thematic Break (Horizontal Rule)</w:t>
            </w:r>
            <w:r>
              <w:ptab w:alignment="right" w:relativeTo="margin" w:leader="dot"/>
            </w:r>
            <w:r>
              <w:t>14</w:t>
            </w:r>
          </w:hyperlink>
        </w:p>
        <w:p w14:paraId="DDB1EC00" w14:textId="959DBF00">
          <w:pPr>
            <w:pStyle w:val="TOC1"/>
            <w:tabs>
              <w:tab w:val="right" w:pos="9350" w:leader="dot"/>
            </w:tabs>
            <w:spacing w:line="276" w:lineRule="auto"/>
          </w:pPr>
          <w:hyperlink w:anchor="_Toc883591741">
            <w:r>
              <w:t>12. Form Elements &amp; Checkboxes</w:t>
            </w:r>
            <w:r>
              <w:ptab w:alignment="right" w:relativeTo="margin" w:leader="dot"/>
            </w:r>
            <w:r>
              <w:t>15</w:t>
            </w:r>
          </w:hyperlink>
        </w:p>
        <w:p w14:paraId="73A17200" w14:textId="75E8E200">
          <w:pPr>
            <w:pStyle w:val="TOC2"/>
            <w:tabs>
              <w:tab w:val="right" w:pos="9350" w:leader="dot"/>
            </w:tabs>
            <w:spacing w:line="276" w:lineRule="auto"/>
            <w:ind w:left="240"/>
          </w:pPr>
          <w:hyperlink w:anchor="_Toc944855213">
            <w:r>
              <w:t>12.1 Native CheckBox Controls</w:t>
            </w:r>
            <w:r>
              <w:ptab w:alignment="right" w:relativeTo="margin" w:leader="dot"/>
            </w:r>
            <w:r>
              <w:t>15</w:t>
            </w:r>
          </w:hyperlink>
        </w:p>
        <w:p w14:paraId="7C2A5600" w14:textId="AD941E00">
          <w:pPr>
            <w:pStyle w:val="TOC2"/>
            <w:tabs>
              <w:tab w:val="right" w:pos="9350" w:leader="dot"/>
            </w:tabs>
            <w:spacing w:line="276" w:lineRule="auto"/>
            <w:ind w:left="240"/>
          </w:pPr>
          <w:hyperlink w:anchor="_Toc1875706211">
            <w:r>
              <w:t>12.2 Unicode Checkbox Characters</w:t>
            </w:r>
            <w:r>
              <w:ptab w:alignment="right" w:relativeTo="margin" w:leader="dot"/>
            </w:r>
            <w:r>
              <w:t>15</w:t>
            </w:r>
          </w:hyperlink>
        </w:p>
        <w:p w14:paraId="2D777800" w14:textId="C64FFC40">
          <w:pPr>
            <w:pStyle w:val="TOC2"/>
            <w:tabs>
              <w:tab w:val="right" w:pos="9350" w:leader="dot"/>
            </w:tabs>
            <w:spacing w:line="276" w:lineRule="auto"/>
            <w:ind w:left="240"/>
          </w:pPr>
          <w:hyperlink w:anchor="_Toc1433350481">
            <w:r>
              <w:t>12.3 Form Table</w:t>
            </w:r>
            <w:r>
              <w:ptab w:alignment="right" w:relativeTo="margin" w:leader="dot"/>
            </w:r>
            <w:r>
              <w:t>15</w:t>
            </w:r>
          </w:hyperlink>
        </w:p>
        <w:p w14:paraId="D86BA400" w14:textId="D3007400">
          <w:pPr>
            <w:pStyle w:val="TOC2"/>
            <w:tabs>
              <w:tab w:val="right" w:pos="9350" w:leader="dot"/>
            </w:tabs>
            <w:spacing w:line="276" w:lineRule="auto"/>
            <w:ind w:left="240"/>
          </w:pPr>
          <w:hyperlink w:anchor="_Toc2065087918">
            <w:r>
              <w:t>12.4 Agreement Block</w:t>
            </w:r>
            <w:r>
              <w:ptab w:alignment="right" w:relativeTo="margin" w:leader="dot"/>
            </w:r>
            <w:r>
              <w:t>15</w:t>
            </w:r>
          </w:hyperlink>
        </w:p>
        <w:p w14:paraId="BD601000" w14:textId="7DC08600">
          <w:pPr>
            <w:pStyle w:val="TOC1"/>
            <w:tabs>
              <w:tab w:val="right" w:pos="9350" w:leader="dot"/>
            </w:tabs>
            <w:spacing w:line="276" w:lineRule="auto"/>
          </w:pPr>
          <w:hyperlink w:anchor="_Toc1382144159">
            <w:r>
              <w:t>13. Borders, Shading &amp; Callouts</w:t>
            </w:r>
            <w:r>
              <w:ptab w:alignment="right" w:relativeTo="margin" w:leader="dot"/>
            </w:r>
            <w:r>
              <w:t>16</w:t>
            </w:r>
          </w:hyperlink>
        </w:p>
        <w:p w14:paraId="69532C00" w14:textId="8F298400">
          <w:pPr>
            <w:pStyle w:val="TOC1"/>
            <w:tabs>
              <w:tab w:val="right" w:pos="9350" w:leader="dot"/>
            </w:tabs>
            <w:spacing w:line="276" w:lineRule="auto"/>
          </w:pPr>
          <w:hyperlink w:anchor="_Toc422408538">
            <w:r>
              <w:t>14. Mathematical Equations</w:t>
            </w:r>
            <w:r>
              <w:ptab w:alignment="right" w:relativeTo="margin" w:leader="dot"/>
            </w:r>
            <w:r>
              <w:t>17</w:t>
            </w:r>
          </w:hyperlink>
        </w:p>
        <w:p w14:paraId="C44FDB00" w14:textId="39B43C00">
          <w:pPr>
            <w:pStyle w:val="TOC1"/>
            <w:tabs>
              <w:tab w:val="right" w:pos="9350" w:leader="dot"/>
            </w:tabs>
            <w:spacing w:line="276" w:lineRule="auto"/>
          </w:pPr>
          <w:hyperlink w:anchor="_Toc1714908650">
            <w:r>
              <w:t>15. Document Fields</w:t>
            </w:r>
            <w:r>
              <w:ptab w:alignment="right" w:relativeTo="margin" w:leader="dot"/>
            </w:r>
            <w:r>
              <w:t>18</w:t>
            </w:r>
          </w:hyperlink>
        </w:p>
        <w:p w14:paraId="D41CEC00" w14:textId="2C0BBC80">
          <w:pPr>
            <w:pStyle w:val="TOC1"/>
            <w:tabs>
              <w:tab w:val="right" w:pos="9350" w:leader="dot"/>
            </w:tabs>
            <w:spacing w:line="276" w:lineRule="auto"/>
          </w:pPr>
          <w:hyperlink w:anchor="_Toc602910037">
            <w:r>
              <w:t>16. Floating Table</w:t>
            </w:r>
            <w:r>
              <w:ptab w:alignment="right" w:relativeTo="margin" w:leader="dot"/>
            </w:r>
            <w:r>
              <w:t>19</w:t>
            </w:r>
          </w:hyperlink>
        </w:p>
        <w:p w14:paraId="7B823400" w14:textId="89766C00">
          <w:pPr>
            <w:pStyle w:val="TOC1"/>
            <w:tabs>
              <w:tab w:val="right" w:pos="9350" w:leader="dot"/>
            </w:tabs>
            <w:spacing w:line="276" w:lineRule="auto"/>
          </w:pPr>
          <w:hyperlink w:anchor="_Toc338438315">
            <w:r>
              <w:t>17. Unicode &amp; International Text</w:t>
            </w:r>
            <w:r>
              <w:ptab w:alignment="right" w:relativeTo="margin" w:leader="dot"/>
            </w:r>
            <w:r>
              <w:t>20</w:t>
            </w:r>
          </w:hyperlink>
        </w:p>
        <w:p w14:paraId="2F8BD500" w14:textId="B2CABC00">
          <w:pPr>
            <w:pStyle w:val="TOC1"/>
            <w:tabs>
              <w:tab w:val="right" w:pos="9350" w:leader="dot"/>
            </w:tabs>
            <w:spacing w:line="276" w:lineRule="auto"/>
          </w:pPr>
          <w:hyperlink w:anchor="_Toc423340725">
            <w:r>
              <w:t>18. Edge Cases &amp; Stress Tests</w:t>
            </w:r>
            <w:r>
              <w:ptab w:alignment="right" w:relativeTo="margin" w:leader="dot"/>
            </w:r>
            <w:r>
              <w:t>21</w:t>
            </w:r>
          </w:hyperlink>
        </w:p>
        <w:p w14:paraId="ADD91800" w14:textId="67735D00">
          <w:pPr>
            <w:pStyle w:val="TOC2"/>
            <w:tabs>
              <w:tab w:val="right" w:pos="9350" w:leader="dot"/>
            </w:tabs>
            <w:spacing w:line="276" w:lineRule="auto"/>
            <w:ind w:left="240"/>
          </w:pPr>
          <w:hyperlink w:anchor="_Toc155960099">
            <w:r>
              <w:t>18.1 Long Paragraph</w:t>
            </w:r>
            <w:r>
              <w:ptab w:alignment="right" w:relativeTo="margin" w:leader="dot"/>
            </w:r>
            <w:r>
              <w:t>21</w:t>
            </w:r>
          </w:hyperlink>
        </w:p>
        <w:p w14:paraId="5A964A00" w14:textId="57CCD400">
          <w:pPr>
            <w:pStyle w:val="TOC2"/>
            <w:tabs>
              <w:tab w:val="right" w:pos="9350" w:leader="dot"/>
            </w:tabs>
            <w:spacing w:line="276" w:lineRule="auto"/>
            <w:ind w:left="240"/>
          </w:pPr>
          <w:hyperlink w:anchor="_Toc1139321417">
            <w:r>
              <w:t>18.2 Empty Paragraphs</w:t>
            </w:r>
            <w:r>
              <w:ptab w:alignment="right" w:relativeTo="margin" w:leader="dot"/>
            </w:r>
            <w:r>
              <w:t>21</w:t>
            </w:r>
          </w:hyperlink>
        </w:p>
        <w:p w14:paraId="4C32CC00" w14:textId="A6A9CF00">
          <w:pPr>
            <w:pStyle w:val="TOC2"/>
            <w:tabs>
              <w:tab w:val="right" w:pos="9350" w:leader="dot"/>
            </w:tabs>
            <w:spacing w:line="276" w:lineRule="auto"/>
            <w:ind w:left="240"/>
          </w:pPr>
          <w:hyperlink w:anchor="_Toc87704262">
            <w:r>
              <w:t>18.3 Multi-Run Paragraph (10+ Runs)</w:t>
            </w:r>
            <w:r>
              <w:ptab w:alignment="right" w:relativeTo="margin" w:leader="dot"/>
            </w:r>
            <w:r>
              <w:t>21</w:t>
            </w:r>
          </w:hyperlink>
        </w:p>
        <w:p w14:paraId="F0E1BC00" w14:textId="CEB9E600">
          <w:pPr>
            <w:pStyle w:val="TOC2"/>
            <w:tabs>
              <w:tab w:val="right" w:pos="9350" w:leader="dot"/>
            </w:tabs>
            <w:spacing w:line="276" w:lineRule="auto"/>
            <w:ind w:left="240"/>
          </w:pPr>
          <w:hyperlink w:anchor="_Toc510997148">
            <w:r>
              <w:t>18.4 Table with Images in Cells</w:t>
            </w:r>
            <w:r>
              <w:ptab w:alignment="right" w:relativeTo="margin" w:leader="dot"/>
            </w:r>
            <w:r>
              <w:t>21</w:t>
            </w:r>
          </w:hyperlink>
        </w:p>
        <w:p w14:paraId="9E668D40" w14:textId="7D8B6000">
          <w:pPr>
            <w:pStyle w:val="TOC2"/>
            <w:tabs>
              <w:tab w:val="right" w:pos="9350" w:leader="dot"/>
            </w:tabs>
            <w:spacing w:line="276" w:lineRule="auto"/>
            <w:ind w:left="240"/>
          </w:pPr>
          <w:hyperlink w:anchor="_Toc274667010">
            <w:r>
              <w:t>18.5 Borderless Table (Invisible Grid)</w:t>
            </w:r>
            <w:r>
              <w:ptab w:alignment="right" w:relativeTo="margin" w:leader="dot"/>
            </w:r>
            <w:r>
              <w:t>21</w:t>
            </w:r>
          </w:hyperlink>
        </w:p>
        <w:p w14:paraId="5AA86400" w14:textId="DBF4C500">
          <w:pPr>
            <w:pStyle w:val="TOC1"/>
            <w:tabs>
              <w:tab w:val="right" w:pos="9350" w:leader="dot"/>
            </w:tabs>
            <w:spacing w:line="276" w:lineRule="auto"/>
          </w:pPr>
          <w:hyperlink w:anchor="_Toc1151390629">
            <w:r>
              <w:t>19. Multi-Column Layout</w:t>
            </w:r>
            <w:r>
              <w:ptab w:alignment="right" w:relativeTo="margin" w:leader="dot"/>
            </w:r>
            <w:r>
              <w:t>22</w:t>
            </w:r>
          </w:hyperlink>
        </w:p>
        <w:p w14:paraId="8CF62E00" w14:textId="D7310E00">
          <w:pPr>
            <w:pStyle w:val="TOC1"/>
            <w:tabs>
              <w:tab w:val="right" w:pos="9350" w:leader="dot"/>
            </w:tabs>
            <w:spacing w:line="276" w:lineRule="auto"/>
          </w:pPr>
          <w:hyperlink w:anchor="_Toc897270913">
            <w:r>
              <w:t>20. Landscape Orientation</w:t>
            </w:r>
            <w:r>
              <w:ptab w:alignment="right" w:relativeTo="margin" w:leader="dot"/>
            </w:r>
            <w:r>
              <w:t>23</w:t>
            </w:r>
          </w:hyperlink>
        </w:p>
        <w:p w14:paraId="F9C36200" w14:textId="7641B600">
          <w:pPr>
            <w:pStyle w:val="TOC1"/>
            <w:tabs>
              <w:tab w:val="right" w:pos="9350" w:leader="dot"/>
            </w:tabs>
            <w:spacing w:line="276" w:lineRule="auto"/>
          </w:pPr>
          <w:hyperlink w:anchor="_Toc444812861">
            <w:r>
              <w:t>21. Content Controls (SDT Elements)</w:t>
            </w:r>
            <w:r>
              <w:ptab w:alignment="right" w:relativeTo="margin" w:leader="dot"/>
            </w:r>
            <w:r>
              <w:t>24</w:t>
            </w:r>
          </w:hyperlink>
        </w:p>
        <w:p w14:paraId="8755F800" w14:textId="4C570E00">
          <w:pPr>
            <w:pStyle w:val="TOC1"/>
            <w:tabs>
              <w:tab w:val="right" w:pos="9350" w:leader="dot"/>
            </w:tabs>
            <w:spacing w:line="276" w:lineRule="auto"/>
          </w:pPr>
          <w:hyperlink w:anchor="_Toc456173874">
            <w:r>
              <w:t>22. Element Coverage Summary</w:t>
            </w:r>
            <w:r>
              <w:ptab w:alignment="right" w:relativeTo="margin" w:leader="dot"/>
            </w:r>
            <w:r>
              <w:t>25</w:t>
            </w:r>
          </w:hyperlink>
        </w:p>
        <w:p w14:paraId="965FBD80" w14:textId="A7930400">
          <w:r>
            <w:fldChar w:fldCharType="end"/>
          </w:r>
        </w:p>
      </w:sdtContent>
    </w:sdt>
    <w:p w14:paraId="7E9D116B" w14:textId="2F654B00">
      <w:r>
        <w:lastRenderedPageBreak/>
        <w:br w:type="page"/>
      </w:r>
      <w:r/>
    </w:p>
    <w:p w14:paraId="05CB9400" w14:textId="01667E00">
      <w:pPr>
        <w:pStyle w:val="Heading1"/>
      </w:pPr>
      <w:bookmarkStart w:id="900001" w:name="_Toc546987748"/>
      <w:bookmarkStart w:id="10" w:name="section1"/>
      <w:r>
        <w:rPr>
          <w:rFonts w:ascii="Arial" w:hAnsi="Arial" w:eastAsia="Arial" w:cs="Arial"/>
          <w:b/>
          <w:bCs/>
          <w:color w:val="1A3550"/>
          <w:sz w:val="36"/>
          <w:szCs w:val="36"/>
        </w:rPr>
        <w:t>1. Text Formatting &amp; Typography</w:t>
      </w:r>
      <w:bookmarkEnd w:id="900001"/>
      <w:bookmarkEnd w:id="10"/>
    </w:p>
    <w:p w14:paraId="610D31A6" w14:textId="56B20C41">
      <w:pPr>
        <w:pStyle w:val="Heading2"/>
      </w:pPr>
      <w:bookmarkStart w:id="900002" w:name="_Toc1634277685"/>
      <w:r>
        <w:rPr>
          <w:rFonts w:ascii="Arial" w:hAnsi="Arial" w:eastAsia="Arial" w:cs="Arial"/>
          <w:b/>
          <w:bCs/>
          <w:color w:val="2B6CB0"/>
          <w:sz w:val="30"/>
          <w:szCs w:val="30"/>
        </w:rPr>
        <w:t>1.1 Basic Text Formatting</w:t>
      </w:r>
      <w:bookmarkEnd w:id="900002"/>
    </w:p>
    <w:p w14:paraId="3F190000" w14:textId="5C749680">
      <w:pPr>
        <w:spacing w:after="120"/>
      </w:pPr>
      <w:r>
        <w:rPr>
          <w:rFonts w:ascii="Arial" w:hAnsi="Arial" w:eastAsia="Arial" w:cs="Arial"/>
          <w:sz w:val="22"/>
          <w:szCs w:val="22"/>
        </w:rPr>
        <w:t xml:space="preserve">This paragraph demonstrates </w:t>
      </w:r>
      <w:r>
        <w:rPr>
          <w:rFonts w:ascii="Arial" w:hAnsi="Arial" w:eastAsia="Arial" w:cs="Arial"/>
          <w:b/>
          <w:bCs/>
          <w:sz w:val="22"/>
          <w:szCs w:val="22"/>
        </w:rPr>
        <w:t>bold text</w:t>
      </w:r>
      <w:r>
        <w:rPr>
          <w:rFonts w:ascii="Arial" w:hAnsi="Arial" w:eastAsia="Arial" w:cs="Arial"/>
          <w:sz w:val="22"/>
          <w:szCs w:val="22"/>
        </w:rPr>
        <w:t xml:space="preserve">, </w:t>
      </w:r>
      <w:r>
        <w:rPr>
          <w:rFonts w:ascii="Arial" w:hAnsi="Arial" w:eastAsia="Arial" w:cs="Arial"/>
          <w:i/>
          <w:iCs/>
          <w:sz w:val="22"/>
          <w:szCs w:val="22"/>
        </w:rPr>
        <w:t>italic text</w:t>
      </w:r>
      <w:r>
        <w:rPr>
          <w:rFonts w:ascii="Arial" w:hAnsi="Arial" w:eastAsia="Arial" w:cs="Arial"/>
          <w:sz w:val="22"/>
          <w:szCs w:val="22"/>
        </w:rPr>
        <w:t xml:space="preserve">, </w:t>
      </w:r>
      <w:r>
        <w:rPr>
          <w:rFonts w:ascii="Arial" w:hAnsi="Arial" w:eastAsia="Arial" w:cs="Arial"/>
          <w:sz w:val="22"/>
          <w:szCs w:val="22"/>
          <w:u w:val="single"/>
        </w:rPr>
        <w:t>underlined text</w:t>
      </w:r>
      <w:r>
        <w:rPr>
          <w:rFonts w:ascii="Arial" w:hAnsi="Arial" w:eastAsia="Arial" w:cs="Arial"/>
          <w:sz w:val="22"/>
          <w:szCs w:val="22"/>
        </w:rPr>
        <w:t xml:space="preserve">, </w:t>
      </w:r>
      <w:r>
        <w:rPr>
          <w:rFonts w:ascii="Arial" w:hAnsi="Arial" w:eastAsia="Arial" w:cs="Arial"/>
          <w:strike/>
          <w:sz w:val="22"/>
          <w:szCs w:val="22"/>
        </w:rPr>
        <w:t>strikethrough text</w:t>
      </w:r>
      <w:r>
        <w:rPr>
          <w:rFonts w:ascii="Arial" w:hAnsi="Arial" w:eastAsia="Arial" w:cs="Arial"/>
          <w:sz w:val="22"/>
          <w:szCs w:val="22"/>
        </w:rPr>
        <w:t xml:space="preserve">, </w:t>
      </w:r>
      <w:r>
        <w:rPr>
          <w:rFonts w:ascii="Arial" w:hAnsi="Arial" w:eastAsia="Arial" w:cs="Arial"/>
          <w:dstrike/>
          <w:sz w:val="22"/>
          <w:szCs w:val="22"/>
        </w:rPr>
        <w:t>double strikethrough</w:t>
      </w:r>
      <w:r>
        <w:rPr>
          <w:rFonts w:ascii="Arial" w:hAnsi="Arial" w:eastAsia="Arial" w:cs="Arial"/>
          <w:sz w:val="22"/>
          <w:szCs w:val="22"/>
        </w:rPr>
        <w:t xml:space="preserve">, and </w:t>
      </w:r>
      <w:r>
        <w:rPr>
          <w:rFonts w:ascii="Arial" w:hAnsi="Arial" w:eastAsia="Arial" w:cs="Arial"/>
          <w:b/>
          <w:bCs/>
          <w:i/>
          <w:iCs/>
          <w:sz w:val="22"/>
          <w:szCs w:val="22"/>
          <w:u w:val="single"/>
        </w:rPr>
        <w:t>bold italic underlined</w:t>
      </w:r>
      <w:r>
        <w:rPr>
          <w:rFonts w:ascii="Arial" w:hAnsi="Arial" w:eastAsia="Arial" w:cs="Arial"/>
          <w:sz w:val="22"/>
          <w:szCs w:val="22"/>
        </w:rPr>
        <w:t xml:space="preserve"> combined.</w:t>
      </w:r>
    </w:p>
    <w:p w14:paraId="29F59DD3" w14:textId="5084D000">
      <w:pPr>
        <w:pStyle w:val="Heading2"/>
      </w:pPr>
      <w:bookmarkStart w:id="900003" w:name="_Toc62270262"/>
      <w:r>
        <w:rPr>
          <w:rFonts w:ascii="Arial" w:hAnsi="Arial" w:eastAsia="Arial" w:cs="Arial"/>
          <w:b/>
          <w:bCs/>
          <w:color w:val="2B6CB0"/>
          <w:sz w:val="30"/>
          <w:szCs w:val="30"/>
        </w:rPr>
        <w:t>1.2 Advanced Text Formatting</w:t>
      </w:r>
      <w:bookmarkEnd w:id="900003"/>
    </w:p>
    <w:p w14:paraId="2CA0E14F" w14:textId="24089F00">
      <w:pPr>
        <w:spacing w:after="120"/>
      </w:pPr>
      <w:r>
        <w:rPr>
          <w:rFonts w:ascii="Arial" w:hAnsi="Arial" w:eastAsia="Arial" w:cs="Arial"/>
          <w:sz w:val="22"/>
          <w:szCs w:val="22"/>
          <w:vertAlign w:val="superscript"/>
        </w:rPr>
        <w:t>Superscript</w:t>
      </w:r>
      <w:r>
        <w:rPr>
          <w:rFonts w:ascii="Arial" w:hAnsi="Arial" w:eastAsia="Arial" w:cs="Arial"/>
          <w:sz w:val="22"/>
          <w:szCs w:val="22"/>
        </w:rPr>
        <w:t xml:space="preserve"> and </w:t>
      </w:r>
      <w:r>
        <w:rPr>
          <w:rFonts w:ascii="Arial" w:hAnsi="Arial" w:eastAsia="Arial" w:cs="Arial"/>
          <w:sz w:val="22"/>
          <w:szCs w:val="22"/>
          <w:vertAlign w:val="subscript"/>
        </w:rPr>
        <w:t>Subscript</w:t>
      </w:r>
      <w:r>
        <w:rPr>
          <w:rFonts w:ascii="Arial" w:hAnsi="Arial" w:eastAsia="Arial" w:cs="Arial"/>
          <w:sz w:val="22"/>
          <w:szCs w:val="22"/>
        </w:rPr>
        <w:t xml:space="preserve"> text. Also </w:t>
      </w:r>
      <w:r>
        <w:rPr>
          <w:rFonts w:ascii="Arial" w:hAnsi="Arial" w:eastAsia="Arial" w:cs="Arial"/>
          <w:smallCaps/>
          <w:sz w:val="22"/>
          <w:szCs w:val="22"/>
        </w:rPr>
        <w:t>SMALL CAPS</w:t>
      </w:r>
      <w:r>
        <w:rPr>
          <w:rFonts w:ascii="Arial" w:hAnsi="Arial" w:eastAsia="Arial" w:cs="Arial"/>
          <w:sz w:val="22"/>
          <w:szCs w:val="22"/>
        </w:rPr>
        <w:t xml:space="preserve"> and </w:t>
      </w:r>
      <w:r>
        <w:rPr>
          <w:rFonts w:ascii="Arial" w:hAnsi="Arial" w:eastAsia="Arial" w:cs="Arial"/>
          <w:caps/>
          <w:sz w:val="22"/>
          <w:szCs w:val="22"/>
        </w:rPr>
        <w:t>ALL CAPS</w:t>
      </w:r>
      <w:r>
        <w:rPr>
          <w:rFonts w:ascii="Arial" w:hAnsi="Arial" w:eastAsia="Arial" w:cs="Arial"/>
          <w:sz w:val="22"/>
          <w:szCs w:val="22"/>
        </w:rPr>
        <w:t xml:space="preserve"> formatting.</w:t>
      </w:r>
    </w:p>
    <w:p w14:paraId="5D0DEE00" w14:textId="32887799">
      <w:pPr>
        <w:spacing w:after="120"/>
      </w:pPr>
      <w:r>
        <w:rPr>
          <w:rFonts w:ascii="Arial" w:hAnsi="Arial" w:eastAsia="Arial" w:cs="Arial"/>
          <w:sz w:val="22"/>
          <w:szCs w:val="22"/>
          <w:u w:val="wave" w:color="FF0000"/>
        </w:rPr>
        <w:t>Wavy underline</w:t>
      </w:r>
      <w:r>
        <w:rPr>
          <w:rFonts w:ascii="Arial" w:hAnsi="Arial" w:eastAsia="Arial" w:cs="Arial"/>
          <w:sz w:val="22"/>
          <w:szCs w:val="22"/>
        </w:rPr>
        <w:t xml:space="preserve">, </w:t>
      </w:r>
      <w:r>
        <w:rPr>
          <w:rFonts w:ascii="Arial" w:hAnsi="Arial" w:eastAsia="Arial" w:cs="Arial"/>
          <w:sz w:val="22"/>
          <w:szCs w:val="22"/>
          <w:u w:val="dotted"/>
        </w:rPr>
        <w:t>dotted underline</w:t>
      </w:r>
      <w:r>
        <w:rPr>
          <w:rFonts w:ascii="Arial" w:hAnsi="Arial" w:eastAsia="Arial" w:cs="Arial"/>
          <w:sz w:val="22"/>
          <w:szCs w:val="22"/>
        </w:rPr>
        <w:t xml:space="preserve">, </w:t>
      </w:r>
      <w:r>
        <w:rPr>
          <w:rFonts w:ascii="Arial" w:hAnsi="Arial" w:eastAsia="Arial" w:cs="Arial"/>
          <w:sz w:val="22"/>
          <w:szCs w:val="22"/>
          <w:u w:val="dash"/>
        </w:rPr>
        <w:t>dashed underline</w:t>
      </w:r>
      <w:r>
        <w:rPr>
          <w:rFonts w:ascii="Arial" w:hAnsi="Arial" w:eastAsia="Arial" w:cs="Arial"/>
          <w:sz w:val="22"/>
          <w:szCs w:val="22"/>
        </w:rPr>
        <w:t xml:space="preserve">, </w:t>
      </w:r>
      <w:r>
        <w:rPr>
          <w:rFonts w:ascii="Arial" w:hAnsi="Arial" w:eastAsia="Arial" w:cs="Arial"/>
          <w:sz w:val="22"/>
          <w:szCs w:val="22"/>
          <w:u w:val="double"/>
        </w:rPr>
        <w:t>double underline</w:t>
      </w:r>
      <w:r>
        <w:rPr>
          <w:rFonts w:ascii="Arial" w:hAnsi="Arial" w:eastAsia="Arial" w:cs="Arial"/>
          <w:sz w:val="22"/>
          <w:szCs w:val="22"/>
        </w:rPr>
        <w:t xml:space="preserve">, </w:t>
      </w:r>
      <w:r>
        <w:rPr>
          <w:rFonts w:ascii="Arial" w:hAnsi="Arial" w:eastAsia="Arial" w:cs="Arial"/>
          <w:sz w:val="22"/>
          <w:szCs w:val="22"/>
          <w:u w:val="thick"/>
        </w:rPr>
        <w:t>thick underline</w:t>
      </w:r>
      <w:r>
        <w:rPr>
          <w:rFonts w:ascii="Arial" w:hAnsi="Arial" w:eastAsia="Arial" w:cs="Arial"/>
          <w:sz w:val="22"/>
          <w:szCs w:val="22"/>
        </w:rPr>
        <w:t>.</w:t>
      </w:r>
    </w:p>
    <w:p w14:paraId="28A60BD8" w14:textId="68145E00">
      <w:pPr>
        <w:pStyle w:val="Heading2"/>
      </w:pPr>
      <w:bookmarkStart w:id="900004" w:name="_Toc1956756636"/>
      <w:r>
        <w:rPr>
          <w:rFonts w:ascii="Arial" w:hAnsi="Arial" w:eastAsia="Arial" w:cs="Arial"/>
          <w:b/>
          <w:bCs/>
          <w:color w:val="2B6CB0"/>
          <w:sz w:val="30"/>
          <w:szCs w:val="30"/>
        </w:rPr>
        <w:t>1.3 Font Variations</w:t>
      </w:r>
      <w:bookmarkEnd w:id="900004"/>
    </w:p>
    <w:p w14:paraId="07FC7A00" w14:textId="3FE09E80">
      <w:pPr>
        <w:spacing w:after="80"/>
      </w:pPr>
      <w:r>
        <w:rPr>
          <w:rFonts w:ascii="Arial" w:hAnsi="Arial" w:eastAsia="Arial" w:cs="Arial"/>
          <w:sz w:val="22"/>
          <w:szCs w:val="22"/>
        </w:rPr>
        <w:t>Arial</w:t>
      </w:r>
      <w:r>
        <w:rPr>
          <w:rFonts w:ascii="Arial" w:hAnsi="Arial" w:eastAsia="Arial" w:cs="Arial"/>
          <w:sz w:val="22"/>
          <w:szCs w:val="22"/>
        </w:rPr>
        <w:t xml:space="preserve"> | </w:t>
      </w:r>
      <w:r>
        <w:rPr>
          <w:rFonts w:ascii="Times New Roman" w:hAnsi="Times New Roman" w:eastAsia="Times New Roman" w:cs="Times New Roman"/>
          <w:sz w:val="22"/>
          <w:szCs w:val="22"/>
        </w:rPr>
        <w:t>Times New Roman</w:t>
      </w:r>
      <w:r>
        <w:rPr>
          <w:rFonts w:ascii="Arial" w:hAnsi="Arial" w:eastAsia="Arial" w:cs="Arial"/>
          <w:sz w:val="22"/>
          <w:szCs w:val="22"/>
        </w:rPr>
        <w:t xml:space="preserve"> | </w:t>
      </w:r>
      <w:r>
        <w:rPr>
          <w:rFonts w:ascii="Courier New" w:hAnsi="Courier New" w:eastAsia="Courier New" w:cs="Courier New"/>
          <w:sz w:val="22"/>
          <w:szCs w:val="22"/>
        </w:rPr>
        <w:t>Courier New</w:t>
      </w:r>
      <w:r>
        <w:rPr>
          <w:rFonts w:ascii="Arial" w:hAnsi="Arial" w:eastAsia="Arial" w:cs="Arial"/>
          <w:sz w:val="22"/>
          <w:szCs w:val="22"/>
        </w:rPr>
        <w:t xml:space="preserve"> | </w:t>
      </w:r>
      <w:r>
        <w:rPr>
          <w:rFonts w:ascii="Georgia" w:hAnsi="Georgia" w:eastAsia="Georgia" w:cs="Georgia"/>
          <w:sz w:val="22"/>
          <w:szCs w:val="22"/>
        </w:rPr>
        <w:t>Georgia</w:t>
      </w:r>
      <w:r>
        <w:rPr>
          <w:rFonts w:ascii="Arial" w:hAnsi="Arial" w:eastAsia="Arial" w:cs="Arial"/>
          <w:sz w:val="22"/>
          <w:szCs w:val="22"/>
        </w:rPr>
        <w:t xml:space="preserve"> | </w:t>
      </w:r>
      <w:r>
        <w:rPr>
          <w:rFonts w:ascii="Verdana" w:hAnsi="Verdana" w:eastAsia="Verdana" w:cs="Verdana"/>
          <w:sz w:val="22"/>
          <w:szCs w:val="22"/>
        </w:rPr>
        <w:t>Verdana</w:t>
      </w:r>
    </w:p>
    <w:p w14:paraId="029A54CB" w14:textId="706BF800">
      <w:pPr>
        <w:spacing w:after="120"/>
      </w:pPr>
      <w:r>
        <w:rPr>
          <w:rFonts w:ascii="Arial" w:hAnsi="Arial" w:eastAsia="Arial" w:cs="Arial"/>
          <w:sz w:val="16"/>
          <w:szCs w:val="16"/>
        </w:rPr>
        <w:t>8pt</w:t>
      </w:r>
      <w:r>
        <w:rPr>
          <w:rFonts w:ascii="Arial" w:hAnsi="Arial" w:eastAsia="Arial" w:cs="Arial"/>
          <w:sz w:val="22"/>
          <w:szCs w:val="22"/>
        </w:rPr>
        <w:t xml:space="preserve"> | </w:t>
      </w:r>
      <w:r>
        <w:rPr>
          <w:rFonts w:ascii="Arial" w:hAnsi="Arial" w:eastAsia="Arial" w:cs="Arial"/>
          <w:sz w:val="22"/>
          <w:szCs w:val="22"/>
        </w:rPr>
        <w:t>11pt</w:t>
      </w:r>
      <w:r>
        <w:rPr>
          <w:rFonts w:ascii="Arial" w:hAnsi="Arial" w:eastAsia="Arial" w:cs="Arial"/>
          <w:sz w:val="22"/>
          <w:szCs w:val="22"/>
        </w:rPr>
        <w:t xml:space="preserve"> | </w:t>
      </w:r>
      <w:r>
        <w:rPr>
          <w:rFonts w:ascii="Arial" w:hAnsi="Arial" w:eastAsia="Arial" w:cs="Arial"/>
          <w:sz w:val="28"/>
          <w:szCs w:val="28"/>
        </w:rPr>
        <w:t>14pt</w:t>
      </w:r>
      <w:r>
        <w:rPr>
          <w:rFonts w:ascii="Arial" w:hAnsi="Arial" w:eastAsia="Arial" w:cs="Arial"/>
          <w:sz w:val="22"/>
          <w:szCs w:val="22"/>
        </w:rPr>
        <w:t xml:space="preserve"> | </w:t>
      </w:r>
      <w:r>
        <w:rPr>
          <w:rFonts w:ascii="Arial" w:hAnsi="Arial" w:eastAsia="Arial" w:cs="Arial"/>
          <w:sz w:val="36"/>
          <w:szCs w:val="36"/>
        </w:rPr>
        <w:t>18pt</w:t>
      </w:r>
      <w:r>
        <w:rPr>
          <w:rFonts w:ascii="Arial" w:hAnsi="Arial" w:eastAsia="Arial" w:cs="Arial"/>
          <w:sz w:val="22"/>
          <w:szCs w:val="22"/>
        </w:rPr>
        <w:t xml:space="preserve"> | </w:t>
      </w:r>
      <w:r>
        <w:rPr>
          <w:rFonts w:ascii="Arial" w:hAnsi="Arial" w:eastAsia="Arial" w:cs="Arial"/>
          <w:sz w:val="48"/>
          <w:szCs w:val="48"/>
        </w:rPr>
        <w:t>24pt</w:t>
      </w:r>
      <w:r>
        <w:rPr>
          <w:rFonts w:ascii="Arial" w:hAnsi="Arial" w:eastAsia="Arial" w:cs="Arial"/>
          <w:sz w:val="22"/>
          <w:szCs w:val="22"/>
        </w:rPr>
        <w:t xml:space="preserve"> | </w:t>
      </w:r>
      <w:r>
        <w:rPr>
          <w:rFonts w:ascii="Arial" w:hAnsi="Arial" w:eastAsia="Arial" w:cs="Arial"/>
          <w:sz w:val="72"/>
          <w:szCs w:val="72"/>
        </w:rPr>
        <w:t>36pt</w:t>
      </w:r>
    </w:p>
    <w:p w14:paraId="6E2FE1C9" w14:textId="5431F2D4">
      <w:pPr>
        <w:pStyle w:val="Heading2"/>
      </w:pPr>
      <w:bookmarkStart w:id="900005" w:name="_Toc1885470723"/>
      <w:r>
        <w:rPr>
          <w:rFonts w:ascii="Arial" w:hAnsi="Arial" w:eastAsia="Arial" w:cs="Arial"/>
          <w:b/>
          <w:bCs/>
          <w:color w:val="2B6CB0"/>
          <w:sz w:val="30"/>
          <w:szCs w:val="30"/>
        </w:rPr>
        <w:t>1.4 Colors and Highlighting</w:t>
      </w:r>
      <w:bookmarkEnd w:id="900005"/>
    </w:p>
    <w:p w14:paraId="3240564B" w14:textId="10AA3000">
      <w:pPr>
        <w:spacing w:after="120"/>
      </w:pPr>
      <w:r>
        <w:rPr>
          <w:rFonts w:ascii="Arial" w:hAnsi="Arial" w:eastAsia="Arial" w:cs="Arial"/>
          <w:color w:val="C42B2B"/>
          <w:sz w:val="22"/>
          <w:szCs w:val="22"/>
        </w:rPr>
        <w:t>Red</w:t>
      </w:r>
      <w:r>
        <w:rPr>
          <w:rFonts w:ascii="Arial" w:hAnsi="Arial" w:eastAsia="Arial" w:cs="Arial"/>
          <w:sz w:val="22"/>
          <w:szCs w:val="22"/>
        </w:rPr>
        <w:t xml:space="preserve">, </w:t>
      </w:r>
      <w:r>
        <w:rPr>
          <w:rFonts w:ascii="Arial" w:hAnsi="Arial" w:eastAsia="Arial" w:cs="Arial"/>
          <w:color w:val="0000CC"/>
          <w:sz w:val="22"/>
          <w:szCs w:val="22"/>
        </w:rPr>
        <w:t>Blue</w:t>
      </w:r>
      <w:r>
        <w:rPr>
          <w:rFonts w:ascii="Arial" w:hAnsi="Arial" w:eastAsia="Arial" w:cs="Arial"/>
          <w:sz w:val="22"/>
          <w:szCs w:val="22"/>
        </w:rPr>
        <w:t xml:space="preserve">, </w:t>
      </w:r>
      <w:r>
        <w:rPr>
          <w:rFonts w:ascii="Arial" w:hAnsi="Arial" w:eastAsia="Arial" w:cs="Arial"/>
          <w:color w:val="1E8A4C"/>
          <w:sz w:val="22"/>
          <w:szCs w:val="22"/>
        </w:rPr>
        <w:t>Green</w:t>
      </w:r>
      <w:r>
        <w:rPr>
          <w:rFonts w:ascii="Arial" w:hAnsi="Arial" w:eastAsia="Arial" w:cs="Arial"/>
          <w:sz w:val="22"/>
          <w:szCs w:val="22"/>
        </w:rPr>
        <w:t xml:space="preserve">, </w:t>
      </w:r>
      <w:r>
        <w:rPr>
          <w:rFonts w:ascii="Arial" w:hAnsi="Arial" w:eastAsia="Arial" w:cs="Arial"/>
          <w:sz w:val="22"/>
          <w:szCs w:val="22"/>
          <w:highlight w:val="yellow"/>
        </w:rPr>
        <w:t>Yellow HL</w:t>
      </w:r>
      <w:r>
        <w:rPr>
          <w:rFonts w:ascii="Arial" w:hAnsi="Arial" w:eastAsia="Arial" w:cs="Arial"/>
          <w:sz w:val="22"/>
          <w:szCs w:val="22"/>
        </w:rPr>
        <w:t xml:space="preserve">, </w:t>
      </w:r>
      <w:r>
        <w:rPr>
          <w:rFonts w:ascii="Arial" w:hAnsi="Arial" w:eastAsia="Arial" w:cs="Arial"/>
          <w:sz w:val="22"/>
          <w:szCs w:val="22"/>
          <w:highlight w:val="cyan"/>
        </w:rPr>
        <w:t>Cyan HL</w:t>
      </w:r>
      <w:r>
        <w:rPr>
          <w:rFonts w:ascii="Arial" w:hAnsi="Arial" w:eastAsia="Arial" w:cs="Arial"/>
          <w:sz w:val="22"/>
          <w:szCs w:val="22"/>
        </w:rPr>
        <w:t xml:space="preserve">, </w:t>
      </w:r>
      <w:r>
        <w:rPr>
          <w:rFonts w:ascii="Arial" w:hAnsi="Arial" w:eastAsia="Arial" w:cs="Arial"/>
          <w:sz w:val="22"/>
          <w:szCs w:val="22"/>
          <w:highlight w:val="magenta"/>
        </w:rPr>
        <w:t>Magenta HL</w:t>
      </w:r>
      <w:r>
        <w:rPr>
          <w:rFonts w:ascii="Arial" w:hAnsi="Arial" w:eastAsia="Arial" w:cs="Arial"/>
          <w:sz w:val="22"/>
          <w:szCs w:val="22"/>
        </w:rPr>
        <w:t xml:space="preserve">, </w:t>
      </w:r>
      <w:r>
        <w:rPr>
          <w:rFonts w:ascii="Arial" w:hAnsi="Arial" w:eastAsia="Arial" w:cs="Arial"/>
          <w:sz w:val="22"/>
          <w:szCs w:val="22"/>
          <w:highlight w:val="green"/>
        </w:rPr>
        <w:t>Green HL</w:t>
      </w:r>
      <w:r>
        <w:rPr>
          <w:rFonts w:ascii="Arial" w:hAnsi="Arial" w:eastAsia="Arial" w:cs="Arial"/>
          <w:sz w:val="22"/>
          <w:szCs w:val="22"/>
        </w:rPr>
        <w:t xml:space="preserve">, </w:t>
      </w:r>
      <w:r>
        <w:rPr>
          <w:rFonts w:ascii="Arial" w:hAnsi="Arial" w:eastAsia="Arial" w:cs="Arial"/>
          <w:sz w:val="22"/>
          <w:szCs w:val="22"/>
          <w:highlight w:val="darkYellow"/>
        </w:rPr>
        <w:t>Dark Yellow HL</w:t>
      </w:r>
      <w:r>
        <w:rPr>
          <w:rFonts w:ascii="Arial" w:hAnsi="Arial" w:eastAsia="Arial" w:cs="Arial"/>
          <w:sz w:val="22"/>
          <w:szCs w:val="22"/>
        </w:rPr>
        <w:t>.</w:t>
      </w:r>
    </w:p>
    <w:p w14:paraId="7AB6E680" w14:textId="6D8AB490">
      <w:pPr>
        <w:shd w:val="clear" w:fill="F0F4F8"/>
        <w:spacing w:after="120"/>
      </w:pPr>
      <w:r>
        <w:rPr>
          <w:rFonts w:ascii="Arial" w:hAnsi="Arial" w:eastAsia="Arial" w:cs="Arial"/>
          <w:sz w:val="22"/>
          <w:szCs w:val="22"/>
        </w:rPr>
        <w:t xml:space="preserve">Paragraph-level shading. </w:t>
      </w:r>
      <w:r>
        <w:rPr>
          <w:rFonts w:ascii="Arial" w:hAnsi="Arial" w:eastAsia="Arial" w:cs="Arial"/>
          <w:sz w:val="22"/>
          <w:szCs w:val="22"/>
          <w:shd w:val="clear" w:color="auto" w:fill="FFEEAA"/>
        </w:rPr>
        <w:t>Character-level shading.</w:t>
      </w:r>
    </w:p>
    <w:p w14:paraId="0F4B1E00" w14:textId="6F190E3C">
      <w:pPr>
        <w:pStyle w:val="Heading2"/>
      </w:pPr>
      <w:bookmarkStart w:id="900006" w:name="_Toc1315151048"/>
      <w:r>
        <w:rPr>
          <w:rFonts w:ascii="Arial" w:hAnsi="Arial" w:eastAsia="Arial" w:cs="Arial"/>
          <w:b/>
          <w:bCs/>
          <w:color w:val="2B6CB0"/>
          <w:sz w:val="30"/>
          <w:szCs w:val="30"/>
        </w:rPr>
        <w:t>1.5 Special Characters &amp; Symbols</w:t>
      </w:r>
      <w:bookmarkEnd w:id="900006"/>
    </w:p>
    <w:p w14:paraId="60D6F200" w14:textId="011E40B9">
      <w:pPr>
        <w:spacing w:after="120"/>
      </w:pPr>
      <w:r>
        <w:rPr>
          <w:rFonts w:ascii="Arial" w:hAnsi="Arial" w:eastAsia="Arial" w:cs="Arial"/>
          <w:sz w:val="22"/>
          <w:szCs w:val="22"/>
        </w:rPr>
        <w:t>Em dash — En dash – Ellipsis … Copyright © Registered ® Trademark ™ Section § Pilcrow ¶ Degree ° Bullet • Dagger † Double Dagger ‡ No</w:t>
        <w:noBreakHyphen/>
        <w:t>Break</w:t>
        <w:noBreakHyphen/>
        <w:t>Hyphen</w:t>
      </w:r>
    </w:p>
    <w:p w14:paraId="54A29BC4" w14:textId="689A8600">
      <w:pPr>
        <w:spacing w:after="120"/>
      </w:pPr>
      <w:r>
        <w:rPr>
          <w:rFonts w:ascii="Arial" w:hAnsi="Arial" w:eastAsia="Arial" w:cs="Arial"/>
          <w:sz w:val="22"/>
          <w:szCs w:val="22"/>
        </w:rPr>
        <w:t>Smart quotes: “Double quoted” and ‘Single quoted’ with an apostrophe it’s.</w:t>
      </w:r>
    </w:p>
    <w:p w14:paraId="6D436C00" w14:textId="6FF0F000">
      <w:r>
        <w:lastRenderedPageBreak/>
        <w:br w:type="page"/>
      </w:r>
      <w:r/>
    </w:p>
    <w:p w14:paraId="4E8AF38C" w14:textId="0DF218C7">
      <w:pPr>
        <w:pStyle w:val="Heading1"/>
      </w:pPr>
      <w:bookmarkStart w:id="900007" w:name="_Toc688382689"/>
      <w:bookmarkStart w:id="11" w:name="section2"/>
      <w:r>
        <w:rPr>
          <w:rFonts w:ascii="Arial" w:hAnsi="Arial" w:eastAsia="Arial" w:cs="Arial"/>
          <w:b/>
          <w:bCs/>
          <w:color w:val="1A3550"/>
          <w:sz w:val="36"/>
          <w:szCs w:val="36"/>
        </w:rPr>
        <w:t>2. Heading Levels</w:t>
      </w:r>
      <w:bookmarkEnd w:id="900007"/>
      <w:bookmarkEnd w:id="11"/>
    </w:p>
    <w:p w14:paraId="044EB020" w14:textId="45F16900">
      <w:pPr>
        <w:spacing w:after="120"/>
      </w:pPr>
      <w:r>
        <w:rPr>
          <w:rFonts w:ascii="Arial" w:hAnsi="Arial" w:eastAsia="Arial" w:cs="Arial"/>
          <w:sz w:val="22"/>
          <w:szCs w:val="22"/>
        </w:rPr>
        <w:t>All heading levels:</w:t>
      </w:r>
    </w:p>
    <w:p w14:paraId="4F81C000" w14:textId="10DD3300">
      <w:pPr>
        <w:pStyle w:val="Heading1"/>
      </w:pPr>
      <w:bookmarkStart w:id="900008" w:name="_Toc124547945"/>
      <w:r>
        <w:rPr>
          <w:rFonts w:ascii="Arial" w:hAnsi="Arial" w:eastAsia="Arial" w:cs="Arial"/>
          <w:b/>
          <w:bCs/>
          <w:color w:val="1A3550"/>
          <w:sz w:val="36"/>
          <w:szCs w:val="36"/>
        </w:rPr>
        <w:t>Heading Level 1 (H1)</w:t>
      </w:r>
      <w:bookmarkEnd w:id="900008"/>
    </w:p>
    <w:p w14:paraId="574FD3C0" w14:textId="184E8202">
      <w:pPr>
        <w:pStyle w:val="Heading2"/>
      </w:pPr>
      <w:bookmarkStart w:id="900009" w:name="_Toc1532011488"/>
      <w:r>
        <w:rPr>
          <w:rFonts w:ascii="Arial" w:hAnsi="Arial" w:eastAsia="Arial" w:cs="Arial"/>
          <w:b/>
          <w:bCs/>
          <w:color w:val="2B6CB0"/>
          <w:sz w:val="30"/>
          <w:szCs w:val="30"/>
        </w:rPr>
        <w:t>Heading Level 2 (H2)</w:t>
      </w:r>
      <w:bookmarkEnd w:id="900009"/>
    </w:p>
    <w:p w14:paraId="4481AB2C" w14:textId="5D9EC3DF">
      <w:pPr>
        <w:pStyle w:val="Heading3"/>
      </w:pPr>
      <w:bookmarkStart w:id="900010" w:name="_Toc1575251699"/>
      <w:r>
        <w:rPr>
          <w:rFonts w:ascii="Arial" w:hAnsi="Arial" w:eastAsia="Arial" w:cs="Arial"/>
          <w:b/>
          <w:bCs/>
          <w:color w:val="4E96D6"/>
          <w:sz w:val="26"/>
          <w:szCs w:val="26"/>
        </w:rPr>
        <w:t>Heading Level 3 (H3)</w:t>
      </w:r>
      <w:bookmarkEnd w:id="900010"/>
    </w:p>
    <w:p w14:paraId="1D560F13" w14:textId="1E5E2600">
      <w:pPr>
        <w:pStyle w:val="Heading4"/>
      </w:pPr>
      <w:bookmarkStart w:id="900011" w:name="_Toc17297265"/>
      <w:r>
        <w:rPr>
          <w:rFonts w:ascii="Arial" w:hAnsi="Arial" w:eastAsia="Arial" w:cs="Arial"/>
          <w:b/>
          <w:bCs/>
          <w:i/>
          <w:iCs/>
          <w:color w:val="666666"/>
          <w:sz w:val="24"/>
          <w:szCs w:val="24"/>
        </w:rPr>
        <w:t>Heading Level 4 (H4)</w:t>
      </w:r>
      <w:bookmarkEnd w:id="900011"/>
    </w:p>
    <w:p w14:paraId="52E71E3F" w14:textId="23392000">
      <w:pPr>
        <w:pStyle w:val="Heading5"/>
      </w:pPr>
      <w:bookmarkStart w:id="900012" w:name="_Toc1540657169"/>
      <w:r>
        <w:rPr>
          <w:rFonts w:ascii="Arial" w:hAnsi="Arial" w:eastAsia="Arial" w:cs="Arial"/>
          <w:b/>
          <w:bCs/>
          <w:color w:val="888888"/>
          <w:sz w:val="22"/>
          <w:szCs w:val="22"/>
        </w:rPr>
        <w:t>Heading Level 5 (H5)</w:t>
      </w:r>
      <w:bookmarkEnd w:id="900012"/>
    </w:p>
    <w:p w14:paraId="7B105400" w14:textId="4B58C666">
      <w:r>
        <w:lastRenderedPageBreak/>
        <w:br w:type="page"/>
      </w:r>
      <w:r/>
    </w:p>
    <w:p w14:paraId="09E07E00" w14:textId="72F92000">
      <w:pPr>
        <w:pStyle w:val="Heading1"/>
      </w:pPr>
      <w:bookmarkStart w:id="900013" w:name="_Toc2066459084"/>
      <w:bookmarkStart w:id="12" w:name="section3"/>
      <w:r>
        <w:rPr>
          <w:rFonts w:ascii="Arial" w:hAnsi="Arial" w:eastAsia="Arial" w:cs="Arial"/>
          <w:b/>
          <w:bCs/>
          <w:color w:val="1A3550"/>
          <w:sz w:val="36"/>
          <w:szCs w:val="36"/>
        </w:rPr>
        <w:t>3. Paragraph Alignment &amp; Spacing</w:t>
      </w:r>
      <w:bookmarkEnd w:id="900013"/>
      <w:bookmarkEnd w:id="12"/>
    </w:p>
    <w:p w14:paraId="380E8DA7" w14:textId="68AC1D00">
      <w:pPr>
        <w:pStyle w:val="Heading2"/>
      </w:pPr>
      <w:bookmarkStart w:id="900014" w:name="_Toc976116570"/>
      <w:r>
        <w:rPr>
          <w:rFonts w:ascii="Arial" w:hAnsi="Arial" w:eastAsia="Arial" w:cs="Arial"/>
          <w:b/>
          <w:bCs/>
          <w:color w:val="2B6CB0"/>
          <w:sz w:val="30"/>
          <w:szCs w:val="30"/>
        </w:rPr>
        <w:t>3.1 Alignment</w:t>
      </w:r>
      <w:bookmarkEnd w:id="900014"/>
    </w:p>
    <w:p w14:paraId="246FC600" w14:textId="5BFF10CB">
      <w:pPr>
        <w:spacing w:after="120"/>
        <w:jc w:val="left"/>
      </w:pPr>
      <w:r>
        <w:rPr>
          <w:rFonts w:ascii="Arial" w:hAnsi="Arial" w:eastAsia="Arial" w:cs="Arial"/>
          <w:sz w:val="22"/>
          <w:szCs w:val="22"/>
        </w:rPr>
        <w:t>This paragraph is LEFT aligned. Lorem ipsum dolor sit amet, consectetur adipiscing elit. Vestibulum at nisi vitae lectus facilisis fermentum sed do eiusmod tempor.</w:t>
      </w:r>
    </w:p>
    <w:p w14:paraId="2798B200" w14:textId="5989F400">
      <w:pPr>
        <w:spacing w:after="120"/>
        <w:jc w:val="center"/>
      </w:pPr>
      <w:r>
        <w:rPr>
          <w:rFonts w:ascii="Arial" w:hAnsi="Arial" w:eastAsia="Arial" w:cs="Arial"/>
          <w:sz w:val="22"/>
          <w:szCs w:val="22"/>
        </w:rPr>
        <w:t>This paragraph is CENTER aligned. Lorem ipsum dolor sit amet, consectetur adipiscing elit. Vestibulum at nisi vitae lectus facilisis fermentum sed do eiusmod tempor.</w:t>
      </w:r>
    </w:p>
    <w:p w14:paraId="0A8B7C00" w14:textId="09198874">
      <w:pPr>
        <w:spacing w:after="120"/>
        <w:jc w:val="right"/>
      </w:pPr>
      <w:r>
        <w:rPr>
          <w:rFonts w:ascii="Arial" w:hAnsi="Arial" w:eastAsia="Arial" w:cs="Arial"/>
          <w:sz w:val="22"/>
          <w:szCs w:val="22"/>
        </w:rPr>
        <w:t>This paragraph is RIGHT aligned. Lorem ipsum dolor sit amet, consectetur adipiscing elit. Vestibulum at nisi vitae lectus facilisis fermentum sed do eiusmod tempor.</w:t>
      </w:r>
    </w:p>
    <w:p w14:paraId="4E849E00" w14:textId="5EF7FE00">
      <w:pPr>
        <w:spacing w:after="120"/>
        <w:jc w:val="both"/>
      </w:pPr>
      <w:r>
        <w:rPr>
          <w:rFonts w:ascii="Arial" w:hAnsi="Arial" w:eastAsia="Arial" w:cs="Arial"/>
          <w:sz w:val="22"/>
          <w:szCs w:val="22"/>
        </w:rPr>
        <w:t>This paragraph is JUSTIFIED aligned. Lorem ipsum dolor sit amet, consectetur adipiscing elit. Vestibulum at nisi vitae lectus facilisis fermentum sed do eiusmod tempor.</w:t>
      </w:r>
    </w:p>
    <w:p w14:paraId="152B2F1F" w14:textId="650DB601">
      <w:pPr>
        <w:pStyle w:val="Heading2"/>
      </w:pPr>
      <w:bookmarkStart w:id="900015" w:name="_Toc878654627"/>
      <w:r>
        <w:rPr>
          <w:rFonts w:ascii="Arial" w:hAnsi="Arial" w:eastAsia="Arial" w:cs="Arial"/>
          <w:b/>
          <w:bCs/>
          <w:color w:val="2B6CB0"/>
          <w:sz w:val="30"/>
          <w:szCs w:val="30"/>
        </w:rPr>
        <w:t>3.2 Indentation</w:t>
      </w:r>
      <w:bookmarkEnd w:id="900015"/>
    </w:p>
    <w:p w14:paraId="66058122" w14:textId="5891C9F5">
      <w:pPr>
        <w:spacing w:after="80"/>
        <w:ind w:left="720"/>
      </w:pPr>
      <w:r>
        <w:rPr>
          <w:rFonts w:ascii="Arial" w:hAnsi="Arial" w:eastAsia="Arial" w:cs="Arial"/>
          <w:sz w:val="22"/>
          <w:szCs w:val="22"/>
        </w:rPr>
        <w:t>Left indent 0.5″ (720 DXA)</w:t>
      </w:r>
    </w:p>
    <w:p w14:paraId="557AE57B" w14:textId="6BEE5561">
      <w:pPr>
        <w:spacing w:after="80"/>
        <w:ind w:left="1440"/>
      </w:pPr>
      <w:r>
        <w:rPr>
          <w:rFonts w:ascii="Arial" w:hAnsi="Arial" w:eastAsia="Arial" w:cs="Arial"/>
          <w:sz w:val="22"/>
          <w:szCs w:val="22"/>
        </w:rPr>
        <w:t>Left indent 1″ (1440 DXA)</w:t>
      </w:r>
    </w:p>
    <w:p w14:paraId="7599DFDC" w14:textId="7AFB7080">
      <w:pPr>
        <w:spacing w:after="80"/>
        <w:ind w:left="720" w:right="720"/>
      </w:pPr>
      <w:r>
        <w:rPr>
          <w:rFonts w:ascii="Arial" w:hAnsi="Arial" w:eastAsia="Arial" w:cs="Arial"/>
          <w:sz w:val="22"/>
          <w:szCs w:val="22"/>
        </w:rPr>
        <w:t>Both left and right indents (block quote style).</w:t>
      </w:r>
    </w:p>
    <w:p w14:paraId="51ACCEA7" w14:textId="6A4AE290">
      <w:pPr>
        <w:spacing w:after="80"/>
        <w:ind w:firstLine="720"/>
      </w:pPr>
      <w:r>
        <w:rPr>
          <w:rFonts w:ascii="Arial" w:hAnsi="Arial" w:eastAsia="Arial" w:cs="Arial"/>
          <w:sz w:val="22"/>
          <w:szCs w:val="22"/>
        </w:rPr>
        <w:t>First-line indent 0.5″. Remaining lines wrap normally to the left margin.</w:t>
      </w:r>
    </w:p>
    <w:p w14:paraId="0DC9E500" w14:textId="0856A000">
      <w:pPr>
        <w:spacing w:after="80"/>
        <w:ind w:left="1440" w:hanging="720"/>
      </w:pPr>
      <w:r>
        <w:rPr>
          <w:rFonts w:ascii="Arial" w:hAnsi="Arial" w:eastAsia="Arial" w:cs="Arial"/>
          <w:sz w:val="22"/>
          <w:szCs w:val="22"/>
        </w:rPr>
        <w:t>Hanging indent: first line at 0.5″, subsequent lines at 1″. Used in bibliographies.</w:t>
      </w:r>
    </w:p>
    <w:p w14:paraId="35855800" w14:textId="5D3B2326">
      <w:pPr>
        <w:pStyle w:val="Heading2"/>
      </w:pPr>
      <w:bookmarkStart w:id="900016" w:name="_Toc1473112672"/>
      <w:r>
        <w:rPr>
          <w:rFonts w:ascii="Arial" w:hAnsi="Arial" w:eastAsia="Arial" w:cs="Arial"/>
          <w:b/>
          <w:bCs/>
          <w:color w:val="2B6CB0"/>
          <w:sz w:val="30"/>
          <w:szCs w:val="30"/>
        </w:rPr>
        <w:t>3.3 Line Spacing</w:t>
      </w:r>
      <w:bookmarkEnd w:id="900016"/>
    </w:p>
    <w:p w14:paraId="1909BE9A" w14:textId="4BFDE08D">
      <w:pPr>
        <w:spacing w:after="80" w:line="240"/>
      </w:pPr>
      <w:r>
        <w:rPr>
          <w:rFonts w:ascii="Arial" w:hAnsi="Arial" w:eastAsia="Arial" w:cs="Arial"/>
          <w:sz w:val="22"/>
          <w:szCs w:val="22"/>
        </w:rPr>
        <w:t>Single spacing (line=240). Lorem ipsum dolor sit amet, consectetur adipiscing elit.</w:t>
      </w:r>
    </w:p>
    <w:p w14:paraId="61D2FD73" w14:textId="1C2A65B3">
      <w:pPr>
        <w:spacing w:after="80" w:line="360"/>
      </w:pPr>
      <w:r>
        <w:rPr>
          <w:rFonts w:ascii="Arial" w:hAnsi="Arial" w:eastAsia="Arial" w:cs="Arial"/>
          <w:sz w:val="22"/>
          <w:szCs w:val="22"/>
        </w:rPr>
        <w:t>1.5x spacing (line=360). Lorem ipsum dolor sit amet, consectetur adipiscing elit.</w:t>
      </w:r>
    </w:p>
    <w:p w14:paraId="27235400" w14:textId="2E86D500">
      <w:pPr>
        <w:spacing w:after="80" w:line="480"/>
      </w:pPr>
      <w:r>
        <w:rPr>
          <w:rFonts w:ascii="Arial" w:hAnsi="Arial" w:eastAsia="Arial" w:cs="Arial"/>
          <w:sz w:val="22"/>
          <w:szCs w:val="22"/>
        </w:rPr>
        <w:t>Double spacing (line=480). Lorem ipsum dolor sit amet, consectetur adipiscing elit.</w:t>
      </w:r>
    </w:p>
    <w:p w14:paraId="7E34F6B6" w14:textId="32DF3800">
      <w:r>
        <w:lastRenderedPageBreak/>
        <w:br w:type="page"/>
      </w:r>
      <w:r/>
    </w:p>
    <w:p w14:paraId="0A37C3CE" w14:textId="388B1BDB">
      <w:pPr>
        <w:pStyle w:val="Heading1"/>
      </w:pPr>
      <w:bookmarkStart w:id="900017" w:name="_Toc547562215"/>
      <w:bookmarkStart w:id="13" w:name="section4"/>
      <w:r>
        <w:rPr>
          <w:rFonts w:ascii="Arial" w:hAnsi="Arial" w:eastAsia="Arial" w:cs="Arial"/>
          <w:b/>
          <w:bCs/>
          <w:color w:val="1A3550"/>
          <w:sz w:val="36"/>
          <w:szCs w:val="36"/>
        </w:rPr>
        <w:t>4. Lists</w:t>
      </w:r>
      <w:bookmarkEnd w:id="900017"/>
      <w:bookmarkEnd w:id="13"/>
    </w:p>
    <w:p w14:paraId="1AFEFA00" w14:textId="2E590807">
      <w:pPr>
        <w:pStyle w:val="Heading2"/>
      </w:pPr>
      <w:bookmarkStart w:id="900018" w:name="_Toc1309521648"/>
      <w:r>
        <w:rPr>
          <w:rFonts w:ascii="Arial" w:hAnsi="Arial" w:eastAsia="Arial" w:cs="Arial"/>
          <w:b/>
          <w:bCs/>
          <w:color w:val="2B6CB0"/>
          <w:sz w:val="30"/>
          <w:szCs w:val="30"/>
        </w:rPr>
        <w:t>4.1 Simple Bullet List</w:t>
      </w:r>
      <w:bookmarkEnd w:id="900018"/>
    </w:p>
    <w:p w14:paraId="64142600" w14:textId="558ABE00">
      <w:pPr>
        <w:pStyle w:val="ListParagraph"/>
        <w:numPr>
          <w:ilvl w:val="0"/>
          <w:numId w:val="2"/>
        </w:numPr>
      </w:pPr>
      <w:r>
        <w:rPr>
          <w:rFonts w:ascii="Arial" w:hAnsi="Arial" w:eastAsia="Arial" w:cs="Arial"/>
          <w:sz w:val="22"/>
          <w:szCs w:val="22"/>
        </w:rPr>
        <w:t>First bullet item</w:t>
      </w:r>
    </w:p>
    <w:p w14:paraId="39E2EC00" w14:textId="468E07A0">
      <w:pPr>
        <w:pStyle w:val="ListParagraph"/>
        <w:numPr>
          <w:ilvl w:val="0"/>
          <w:numId w:val="2"/>
        </w:numPr>
      </w:pPr>
      <w:r>
        <w:rPr>
          <w:rFonts w:ascii="Arial" w:hAnsi="Arial" w:eastAsia="Arial" w:cs="Arial"/>
          <w:sz w:val="22"/>
          <w:szCs w:val="22"/>
        </w:rPr>
        <w:t>Second bullet item with longer text to test wrapping</w:t>
      </w:r>
    </w:p>
    <w:p w14:paraId="2876F200" w14:textId="0F99C118">
      <w:pPr>
        <w:pStyle w:val="ListParagraph"/>
        <w:numPr>
          <w:ilvl w:val="0"/>
          <w:numId w:val="2"/>
        </w:numPr>
      </w:pPr>
      <w:r>
        <w:rPr>
          <w:rFonts w:ascii="Arial" w:hAnsi="Arial" w:eastAsia="Arial" w:cs="Arial"/>
          <w:sz w:val="22"/>
          <w:szCs w:val="22"/>
        </w:rPr>
        <w:t>Third bullet item</w:t>
      </w:r>
    </w:p>
    <w:p w14:paraId="581D6E00" w14:textId="47298674">
      <w:pPr>
        <w:pStyle w:val="ListParagraph"/>
        <w:numPr>
          <w:ilvl w:val="0"/>
          <w:numId w:val="2"/>
        </w:numPr>
      </w:pPr>
      <w:r>
        <w:rPr>
          <w:rFonts w:ascii="Arial" w:hAnsi="Arial" w:eastAsia="Arial" w:cs="Arial"/>
          <w:sz w:val="22"/>
          <w:szCs w:val="22"/>
        </w:rPr>
        <w:t>Fourth bullet item</w:t>
      </w:r>
    </w:p>
    <w:p w14:paraId="1F90669A" w14:textId="6BF3D000">
      <w:pPr>
        <w:pStyle w:val="Heading2"/>
      </w:pPr>
      <w:bookmarkStart w:id="900019" w:name="_Toc1657141647"/>
      <w:r>
        <w:rPr>
          <w:rFonts w:ascii="Arial" w:hAnsi="Arial" w:eastAsia="Arial" w:cs="Arial"/>
          <w:b/>
          <w:bCs/>
          <w:color w:val="2B6CB0"/>
          <w:sz w:val="30"/>
          <w:szCs w:val="30"/>
        </w:rPr>
        <w:t>4.2 Multi-Level Bullet List</w:t>
      </w:r>
      <w:bookmarkEnd w:id="900019"/>
    </w:p>
    <w:p w14:paraId="70628F69" w14:textId="7EB0A360">
      <w:pPr>
        <w:pStyle w:val="ListParagraph"/>
        <w:numPr>
          <w:ilvl w:val="0"/>
          <w:numId w:val="3"/>
        </w:numPr>
      </w:pPr>
      <w:r>
        <w:rPr>
          <w:rFonts w:ascii="Arial" w:hAnsi="Arial" w:eastAsia="Arial" w:cs="Arial"/>
          <w:sz w:val="22"/>
          <w:szCs w:val="22"/>
        </w:rPr>
        <w:t>Level 0: Main category</w:t>
      </w:r>
    </w:p>
    <w:p w14:paraId="7DE7ECBA" w14:textId="292DC380">
      <w:pPr>
        <w:pStyle w:val="ListParagraph"/>
        <w:numPr>
          <w:ilvl w:val="1"/>
          <w:numId w:val="3"/>
        </w:numPr>
      </w:pPr>
      <w:r>
        <w:rPr>
          <w:rFonts w:ascii="Arial" w:hAnsi="Arial" w:eastAsia="Arial" w:cs="Arial"/>
          <w:sz w:val="22"/>
          <w:szCs w:val="22"/>
        </w:rPr>
        <w:t>Level 1: Sub-category</w:t>
      </w:r>
    </w:p>
    <w:p w14:paraId="6144D700" w14:textId="3AAB3E00">
      <w:pPr>
        <w:pStyle w:val="ListParagraph"/>
        <w:numPr>
          <w:ilvl w:val="2"/>
          <w:numId w:val="3"/>
        </w:numPr>
      </w:pPr>
      <w:r>
        <w:rPr>
          <w:rFonts w:ascii="Arial" w:hAnsi="Arial" w:eastAsia="Arial" w:cs="Arial"/>
          <w:sz w:val="22"/>
          <w:szCs w:val="22"/>
        </w:rPr>
        <w:t>Level 2: Detail</w:t>
      </w:r>
    </w:p>
    <w:p w14:paraId="70DDCF00" w14:textId="117F3E7F">
      <w:pPr>
        <w:pStyle w:val="ListParagraph"/>
        <w:numPr>
          <w:ilvl w:val="3"/>
          <w:numId w:val="3"/>
        </w:numPr>
      </w:pPr>
      <w:r>
        <w:rPr>
          <w:rFonts w:ascii="Arial" w:hAnsi="Arial" w:eastAsia="Arial" w:cs="Arial"/>
          <w:sz w:val="22"/>
          <w:szCs w:val="22"/>
        </w:rPr>
        <w:t>Level 3: Deepest</w:t>
      </w:r>
    </w:p>
    <w:p w14:paraId="4F23B222" w14:textId="67E86700">
      <w:pPr>
        <w:pStyle w:val="ListParagraph"/>
        <w:numPr>
          <w:ilvl w:val="2"/>
          <w:numId w:val="3"/>
        </w:numPr>
      </w:pPr>
      <w:r>
        <w:rPr>
          <w:rFonts w:ascii="Arial" w:hAnsi="Arial" w:eastAsia="Arial" w:cs="Arial"/>
          <w:sz w:val="22"/>
          <w:szCs w:val="22"/>
        </w:rPr>
        <w:t>Level 2: Another detail</w:t>
      </w:r>
    </w:p>
    <w:p w14:paraId="26D72F80" w14:textId="1CEF2000">
      <w:pPr>
        <w:pStyle w:val="ListParagraph"/>
        <w:numPr>
          <w:ilvl w:val="1"/>
          <w:numId w:val="3"/>
        </w:numPr>
      </w:pPr>
      <w:r>
        <w:rPr>
          <w:rFonts w:ascii="Arial" w:hAnsi="Arial" w:eastAsia="Arial" w:cs="Arial"/>
          <w:sz w:val="22"/>
          <w:szCs w:val="22"/>
        </w:rPr>
        <w:t>Level 1: Second sub</w:t>
      </w:r>
    </w:p>
    <w:p w14:paraId="074B87E0" w14:textId="0B8DEB80">
      <w:pPr>
        <w:pStyle w:val="ListParagraph"/>
        <w:numPr>
          <w:ilvl w:val="0"/>
          <w:numId w:val="3"/>
        </w:numPr>
      </w:pPr>
      <w:r>
        <w:rPr>
          <w:rFonts w:ascii="Arial" w:hAnsi="Arial" w:eastAsia="Arial" w:cs="Arial"/>
          <w:sz w:val="22"/>
          <w:szCs w:val="22"/>
        </w:rPr>
        <w:t>Level 0: Another main</w:t>
      </w:r>
    </w:p>
    <w:p w14:paraId="3F788BF9" w14:textId="6CC08A00">
      <w:pPr>
        <w:pStyle w:val="Heading2"/>
      </w:pPr>
      <w:bookmarkStart w:id="900020" w:name="_Toc246716832"/>
      <w:r>
        <w:rPr>
          <w:rFonts w:ascii="Arial" w:hAnsi="Arial" w:eastAsia="Arial" w:cs="Arial"/>
          <w:b/>
          <w:bCs/>
          <w:color w:val="2B6CB0"/>
          <w:sz w:val="30"/>
          <w:szCs w:val="30"/>
        </w:rPr>
        <w:t>4.3 Numbered Lists (Multiple Formats)</w:t>
      </w:r>
      <w:bookmarkEnd w:id="900020"/>
    </w:p>
    <w:p w14:paraId="183D4B00" w14:textId="4343DB28">
      <w:pPr>
        <w:pStyle w:val="Heading3"/>
      </w:pPr>
      <w:bookmarkStart w:id="900021" w:name="_Toc74778161"/>
      <w:r>
        <w:rPr>
          <w:rFonts w:ascii="Arial" w:hAnsi="Arial" w:eastAsia="Arial" w:cs="Arial"/>
          <w:b/>
          <w:bCs/>
          <w:color w:val="4E96D6"/>
          <w:sz w:val="26"/>
          <w:szCs w:val="26"/>
        </w:rPr>
        <w:t>Decimal with Sub-levels</w:t>
      </w:r>
      <w:bookmarkEnd w:id="900021"/>
    </w:p>
    <w:p w14:paraId="661C396A" w14:textId="05C45384">
      <w:pPr>
        <w:pStyle w:val="ListParagraph"/>
        <w:numPr>
          <w:ilvl w:val="0"/>
          <w:numId w:val="4"/>
        </w:numPr>
      </w:pPr>
      <w:r>
        <w:rPr>
          <w:rFonts w:ascii="Arial" w:hAnsi="Arial" w:eastAsia="Arial" w:cs="Arial"/>
          <w:sz w:val="22"/>
          <w:szCs w:val="22"/>
        </w:rPr>
        <w:t>First numbered item</w:t>
      </w:r>
    </w:p>
    <w:p w14:paraId="44D9B000" w14:textId="43675400">
      <w:pPr>
        <w:pStyle w:val="ListParagraph"/>
        <w:numPr>
          <w:ilvl w:val="0"/>
          <w:numId w:val="4"/>
        </w:numPr>
      </w:pPr>
      <w:r>
        <w:rPr>
          <w:rFonts w:ascii="Arial" w:hAnsi="Arial" w:eastAsia="Arial" w:cs="Arial"/>
          <w:sz w:val="22"/>
          <w:szCs w:val="22"/>
        </w:rPr>
        <w:t>Second numbered item</w:t>
      </w:r>
    </w:p>
    <w:p w14:paraId="77BFD66C" w14:textId="35BE91E9">
      <w:pPr>
        <w:pStyle w:val="ListParagraph"/>
        <w:numPr>
          <w:ilvl w:val="1"/>
          <w:numId w:val="4"/>
        </w:numPr>
      </w:pPr>
      <w:r>
        <w:rPr>
          <w:rFonts w:ascii="Arial" w:hAnsi="Arial" w:eastAsia="Arial" w:cs="Arial"/>
          <w:sz w:val="22"/>
          <w:szCs w:val="22"/>
        </w:rPr>
        <w:t>Sub-item (lower-alpha)</w:t>
      </w:r>
    </w:p>
    <w:p w14:paraId="3E2F3C00" w14:textId="7FFC9B70">
      <w:pPr>
        <w:pStyle w:val="ListParagraph"/>
        <w:numPr>
          <w:ilvl w:val="1"/>
          <w:numId w:val="4"/>
        </w:numPr>
      </w:pPr>
      <w:r>
        <w:rPr>
          <w:rFonts w:ascii="Arial" w:hAnsi="Arial" w:eastAsia="Arial" w:cs="Arial"/>
          <w:sz w:val="22"/>
          <w:szCs w:val="22"/>
        </w:rPr>
        <w:t>Another sub-item</w:t>
      </w:r>
    </w:p>
    <w:p w14:paraId="22770BC4" w14:textId="34C66257">
      <w:pPr>
        <w:pStyle w:val="ListParagraph"/>
        <w:numPr>
          <w:ilvl w:val="2"/>
          <w:numId w:val="4"/>
        </w:numPr>
      </w:pPr>
      <w:r>
        <w:rPr>
          <w:rFonts w:ascii="Arial" w:hAnsi="Arial" w:eastAsia="Arial" w:cs="Arial"/>
          <w:sz w:val="22"/>
          <w:szCs w:val="22"/>
        </w:rPr>
        <w:t>Sub-sub-item (lower-roman)</w:t>
      </w:r>
    </w:p>
    <w:p w14:paraId="28196800" w14:textId="2FF21C93">
      <w:pPr>
        <w:pStyle w:val="ListParagraph"/>
        <w:numPr>
          <w:ilvl w:val="0"/>
          <w:numId w:val="4"/>
        </w:numPr>
      </w:pPr>
      <w:r>
        <w:rPr>
          <w:rFonts w:ascii="Arial" w:hAnsi="Arial" w:eastAsia="Arial" w:cs="Arial"/>
          <w:sz w:val="22"/>
          <w:szCs w:val="22"/>
        </w:rPr>
        <w:t>Third numbered item</w:t>
      </w:r>
    </w:p>
    <w:p w14:paraId="53640E00" w14:textId="5A953A4C">
      <w:pPr>
        <w:pStyle w:val="Heading3"/>
      </w:pPr>
      <w:bookmarkStart w:id="900022" w:name="_Toc1714688765"/>
      <w:r>
        <w:rPr>
          <w:rFonts w:ascii="Arial" w:hAnsi="Arial" w:eastAsia="Arial" w:cs="Arial"/>
          <w:b/>
          <w:bCs/>
          <w:color w:val="4E96D6"/>
          <w:sz w:val="26"/>
          <w:szCs w:val="26"/>
        </w:rPr>
        <w:t>Upper Roman</w:t>
      </w:r>
      <w:bookmarkEnd w:id="900022"/>
    </w:p>
    <w:p w14:paraId="461CF200" w14:textId="73DA3800">
      <w:pPr>
        <w:pStyle w:val="ListParagraph"/>
        <w:numPr>
          <w:ilvl w:val="0"/>
          <w:numId w:val="5"/>
        </w:numPr>
      </w:pPr>
      <w:r>
        <w:rPr>
          <w:rFonts w:ascii="Arial" w:hAnsi="Arial" w:eastAsia="Arial" w:cs="Arial"/>
          <w:sz w:val="22"/>
          <w:szCs w:val="22"/>
        </w:rPr>
        <w:t>Introduction</w:t>
      </w:r>
    </w:p>
    <w:p w14:paraId="4BA201E7" w14:textId="0C6DDB90">
      <w:pPr>
        <w:pStyle w:val="ListParagraph"/>
        <w:numPr>
          <w:ilvl w:val="0"/>
          <w:numId w:val="5"/>
        </w:numPr>
      </w:pPr>
      <w:r>
        <w:rPr>
          <w:rFonts w:ascii="Arial" w:hAnsi="Arial" w:eastAsia="Arial" w:cs="Arial"/>
          <w:sz w:val="22"/>
          <w:szCs w:val="22"/>
        </w:rPr>
        <w:t>Analysis</w:t>
      </w:r>
    </w:p>
    <w:p w14:paraId="5E362D00" w14:textId="615E3400">
      <w:pPr>
        <w:pStyle w:val="ListParagraph"/>
        <w:numPr>
          <w:ilvl w:val="0"/>
          <w:numId w:val="5"/>
        </w:numPr>
      </w:pPr>
      <w:r>
        <w:rPr>
          <w:rFonts w:ascii="Arial" w:hAnsi="Arial" w:eastAsia="Arial" w:cs="Arial"/>
          <w:sz w:val="22"/>
          <w:szCs w:val="22"/>
        </w:rPr>
        <w:t>Discussion</w:t>
      </w:r>
    </w:p>
    <w:p w14:paraId="65BF9166" w14:textId="7B167D00">
      <w:pPr>
        <w:pStyle w:val="ListParagraph"/>
        <w:numPr>
          <w:ilvl w:val="0"/>
          <w:numId w:val="5"/>
        </w:numPr>
      </w:pPr>
      <w:r>
        <w:rPr>
          <w:rFonts w:ascii="Arial" w:hAnsi="Arial" w:eastAsia="Arial" w:cs="Arial"/>
          <w:sz w:val="22"/>
          <w:szCs w:val="22"/>
        </w:rPr>
        <w:t>Conclusions</w:t>
      </w:r>
    </w:p>
    <w:p w14:paraId="62783A00" w14:textId="5A3CD06A">
      <w:pPr>
        <w:pStyle w:val="Heading3"/>
      </w:pPr>
      <w:bookmarkStart w:id="900023" w:name="_Toc758451719"/>
      <w:r>
        <w:rPr>
          <w:rFonts w:ascii="Arial" w:hAnsi="Arial" w:eastAsia="Arial" w:cs="Arial"/>
          <w:b/>
          <w:bCs/>
          <w:color w:val="4E96D6"/>
          <w:sz w:val="26"/>
          <w:szCs w:val="26"/>
        </w:rPr>
        <w:t>Upper Letter</w:t>
      </w:r>
      <w:bookmarkEnd w:id="900023"/>
    </w:p>
    <w:p w14:paraId="6F451A80" w14:textId="0CF3C66F">
      <w:pPr>
        <w:pStyle w:val="ListParagraph"/>
        <w:numPr>
          <w:ilvl w:val="0"/>
          <w:numId w:val="6"/>
        </w:numPr>
      </w:pPr>
      <w:r>
        <w:rPr>
          <w:rFonts w:ascii="Arial" w:hAnsi="Arial" w:eastAsia="Arial" w:cs="Arial"/>
          <w:sz w:val="22"/>
          <w:szCs w:val="22"/>
        </w:rPr>
        <w:t>Option Alpha</w:t>
      </w:r>
    </w:p>
    <w:p w14:paraId="5CDC55FE" w14:textId="02FDC09F">
      <w:pPr>
        <w:pStyle w:val="ListParagraph"/>
        <w:numPr>
          <w:ilvl w:val="0"/>
          <w:numId w:val="6"/>
        </w:numPr>
      </w:pPr>
      <w:r>
        <w:rPr>
          <w:rFonts w:ascii="Arial" w:hAnsi="Arial" w:eastAsia="Arial" w:cs="Arial"/>
          <w:sz w:val="22"/>
          <w:szCs w:val="22"/>
        </w:rPr>
        <w:t>Option Bravo</w:t>
      </w:r>
    </w:p>
    <w:p w14:paraId="21104400" w14:textId="1819A400">
      <w:pPr>
        <w:pStyle w:val="ListParagraph"/>
        <w:numPr>
          <w:ilvl w:val="0"/>
          <w:numId w:val="6"/>
        </w:numPr>
      </w:pPr>
      <w:r>
        <w:rPr>
          <w:rFonts w:ascii="Arial" w:hAnsi="Arial" w:eastAsia="Arial" w:cs="Arial"/>
          <w:sz w:val="22"/>
          <w:szCs w:val="22"/>
        </w:rPr>
        <w:t>Option Charlie</w:t>
      </w:r>
    </w:p>
    <w:p w14:paraId="5BFAE480" w14:textId="53D12200">
      <w:pPr>
        <w:pStyle w:val="Heading3"/>
      </w:pPr>
      <w:bookmarkStart w:id="900024" w:name="_Toc1688023906"/>
      <w:r>
        <w:rPr>
          <w:rFonts w:ascii="Arial" w:hAnsi="Arial" w:eastAsia="Arial" w:cs="Arial"/>
          <w:b/>
          <w:bCs/>
          <w:color w:val="4E96D6"/>
          <w:sz w:val="26"/>
          <w:szCs w:val="26"/>
        </w:rPr>
        <w:t>Restarted Decimal</w:t>
      </w:r>
      <w:bookmarkEnd w:id="900024"/>
    </w:p>
    <w:p w14:paraId="48594448" w14:textId="3069927D">
      <w:pPr>
        <w:pStyle w:val="ListParagraph"/>
        <w:numPr>
          <w:ilvl w:val="0"/>
          <w:numId w:val="7"/>
        </w:numPr>
      </w:pPr>
      <w:r>
        <w:rPr>
          <w:rFonts w:ascii="Arial" w:hAnsi="Arial" w:eastAsia="Arial" w:cs="Arial"/>
          <w:sz w:val="22"/>
          <w:szCs w:val="22"/>
        </w:rPr>
        <w:t>Restarts at 1</w:t>
      </w:r>
    </w:p>
    <w:p w14:paraId="2DF18804" w14:textId="2E877400">
      <w:pPr>
        <w:pStyle w:val="ListParagraph"/>
        <w:numPr>
          <w:ilvl w:val="0"/>
          <w:numId w:val="7"/>
        </w:numPr>
      </w:pPr>
      <w:r>
        <w:rPr>
          <w:rFonts w:ascii="Arial" w:hAnsi="Arial" w:eastAsia="Arial" w:cs="Arial"/>
          <w:sz w:val="22"/>
          <w:szCs w:val="22"/>
        </w:rPr>
        <w:t>Continues to 2</w:t>
      </w:r>
    </w:p>
    <w:p w14:paraId="2DD03C98" w14:textId="6D17332D">
      <w:pPr>
        <w:pStyle w:val="ListParagraph"/>
        <w:numPr>
          <w:ilvl w:val="0"/>
          <w:numId w:val="7"/>
        </w:numPr>
      </w:pPr>
      <w:r>
        <w:rPr>
          <w:rFonts w:ascii="Arial" w:hAnsi="Arial" w:eastAsia="Arial" w:cs="Arial"/>
          <w:sz w:val="22"/>
          <w:szCs w:val="22"/>
        </w:rPr>
        <w:t>And 3</w:t>
      </w:r>
    </w:p>
    <w:p w14:paraId="1DD42E00" w14:textId="10774A00">
      <w:r>
        <w:lastRenderedPageBreak/>
        <w:br w:type="page"/>
      </w:r>
      <w:r/>
    </w:p>
    <w:p w14:paraId="0EABF000" w14:textId="68D8C200">
      <w:pPr>
        <w:pStyle w:val="Heading1"/>
      </w:pPr>
      <w:bookmarkStart w:id="900025" w:name="_Toc1781966515"/>
      <w:bookmarkStart w:id="14" w:name="section5"/>
      <w:r>
        <w:rPr>
          <w:rFonts w:ascii="Arial" w:hAnsi="Arial" w:eastAsia="Arial" w:cs="Arial"/>
          <w:b/>
          <w:bCs/>
          <w:color w:val="1A3550"/>
          <w:sz w:val="36"/>
          <w:szCs w:val="36"/>
        </w:rPr>
        <w:t>5. Tables</w:t>
      </w:r>
      <w:bookmarkEnd w:id="900025"/>
      <w:bookmarkEnd w:id="14"/>
    </w:p>
    <w:p w14:paraId="17C4EEA8" w14:textId="3160E3AD">
      <w:pPr>
        <w:pStyle w:val="Heading2"/>
      </w:pPr>
      <w:bookmarkStart w:id="900026" w:name="_Toc533227547"/>
      <w:r>
        <w:rPr>
          <w:rFonts w:ascii="Arial" w:hAnsi="Arial" w:eastAsia="Arial" w:cs="Arial"/>
          <w:b/>
          <w:bCs/>
          <w:color w:val="2B6CB0"/>
          <w:sz w:val="30"/>
          <w:szCs w:val="30"/>
        </w:rPr>
        <w:t>5.1 Simple Data Table</w:t>
      </w:r>
      <w:bookmarkEnd w:id="900026"/>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340"/>
        <w:gridCol w:w="2340"/>
        <w:gridCol w:w="2340"/>
        <w:gridCol w:w="2340"/>
      </w:tblGrid>
      <w:tr>
        <w:trPr>
          <w:tblHeader/>
        </w:trPr>
        <w:tc>
          <w:tcPr>
            <w:tcW w:w="234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vAlign w:val="center"/>
          </w:tcPr>
          <w:p w14:paraId="2CBF7B00" w14:textId="655A0E33">
            <w:pPr>
              <w:jc w:val="center"/>
            </w:pPr>
            <w:r>
              <w:rPr>
                <w:rFonts w:ascii="Arial" w:hAnsi="Arial" w:eastAsia="Arial" w:cs="Arial"/>
                <w:b/>
                <w:bCs/>
                <w:color w:val="FFFFFF"/>
                <w:sz w:val="22"/>
                <w:szCs w:val="22"/>
              </w:rPr>
              <w:t>ID</w:t>
            </w:r>
          </w:p>
        </w:tc>
        <w:tc>
          <w:tcPr>
            <w:tcW w:w="234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vAlign w:val="center"/>
          </w:tcPr>
          <w:p w14:paraId="3B037800" w14:textId="5E311B00">
            <w:pPr>
              <w:jc w:val="center"/>
            </w:pPr>
            <w:r>
              <w:rPr>
                <w:rFonts w:ascii="Arial" w:hAnsi="Arial" w:eastAsia="Arial" w:cs="Arial"/>
                <w:b/>
                <w:bCs/>
                <w:color w:val="FFFFFF"/>
                <w:sz w:val="22"/>
                <w:szCs w:val="22"/>
              </w:rPr>
              <w:t>Name</w:t>
            </w:r>
          </w:p>
        </w:tc>
        <w:tc>
          <w:tcPr>
            <w:tcW w:w="234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vAlign w:val="center"/>
          </w:tcPr>
          <w:p w14:paraId="73E9CA00" w14:textId="38665200">
            <w:pPr>
              <w:jc w:val="center"/>
            </w:pPr>
            <w:r>
              <w:rPr>
                <w:rFonts w:ascii="Arial" w:hAnsi="Arial" w:eastAsia="Arial" w:cs="Arial"/>
                <w:b/>
                <w:bCs/>
                <w:color w:val="FFFFFF"/>
                <w:sz w:val="22"/>
                <w:szCs w:val="22"/>
              </w:rPr>
              <w:t>Status</w:t>
            </w:r>
          </w:p>
        </w:tc>
        <w:tc>
          <w:tcPr>
            <w:tcW w:w="234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vAlign w:val="center"/>
          </w:tcPr>
          <w:p w14:paraId="36E5E56A" w14:textId="2207A418">
            <w:pPr>
              <w:jc w:val="center"/>
            </w:pPr>
            <w:r>
              <w:rPr>
                <w:rFonts w:ascii="Arial" w:hAnsi="Arial" w:eastAsia="Arial" w:cs="Arial"/>
                <w:b/>
                <w:bCs/>
                <w:color w:val="FFFFFF"/>
                <w:sz w:val="22"/>
                <w:szCs w:val="22"/>
              </w:rPr>
              <w:t>Priority</w:t>
            </w:r>
          </w:p>
        </w:tc>
      </w:tr>
      <w:tr>
        <w:tc>
          <w:tcPr>
            <w:tcW w:w="23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86DF086" w14:textId="618D8680">
            <w:pPr>
              <w:jc w:val="center"/>
            </w:pPr>
            <w:r>
              <w:rPr>
                <w:rFonts w:ascii="Arial" w:hAnsi="Arial" w:eastAsia="Arial" w:cs="Arial"/>
                <w:color w:val="000000"/>
                <w:sz w:val="22"/>
                <w:szCs w:val="22"/>
              </w:rPr>
              <w:t>001</w:t>
            </w:r>
          </w:p>
        </w:tc>
        <w:tc>
          <w:tcPr>
            <w:tcW w:w="23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270DE000" w14:textId="7D765400">
            <w:pPr>
              <w:jc w:val="left"/>
            </w:pPr>
            <w:r>
              <w:rPr>
                <w:rFonts w:ascii="Arial" w:hAnsi="Arial" w:eastAsia="Arial" w:cs="Arial"/>
                <w:color w:val="000000"/>
                <w:sz w:val="22"/>
                <w:szCs w:val="22"/>
              </w:rPr>
              <w:t>Alpha Test</w:t>
            </w:r>
          </w:p>
        </w:tc>
        <w:tc>
          <w:tcPr>
            <w:tcW w:w="23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2C1D54D0" w14:textId="67927800">
            <w:pPr>
              <w:jc w:val="left"/>
            </w:pPr>
            <w:r>
              <w:rPr>
                <w:rFonts w:ascii="Arial" w:hAnsi="Arial" w:eastAsia="Arial" w:cs="Arial"/>
                <w:b/>
                <w:bCs/>
                <w:color w:val="1E8A4C"/>
                <w:sz w:val="22"/>
                <w:szCs w:val="22"/>
              </w:rPr>
              <w:t>Passed</w:t>
            </w:r>
          </w:p>
        </w:tc>
        <w:tc>
          <w:tcPr>
            <w:tcW w:w="23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E301400" w14:textId="27769900">
            <w:pPr>
              <w:jc w:val="left"/>
            </w:pPr>
            <w:r>
              <w:rPr>
                <w:rFonts w:ascii="Arial" w:hAnsi="Arial" w:eastAsia="Arial" w:cs="Arial"/>
                <w:b/>
                <w:bCs/>
                <w:color w:val="000000"/>
                <w:sz w:val="22"/>
                <w:szCs w:val="22"/>
              </w:rPr>
              <w:t>High</w:t>
            </w:r>
          </w:p>
        </w:tc>
      </w:tr>
      <w:tr>
        <w:tc>
          <w:tcPr>
            <w:tcW w:w="23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5573E47" w14:textId="09138400">
            <w:pPr>
              <w:jc w:val="center"/>
            </w:pPr>
            <w:r>
              <w:rPr>
                <w:rFonts w:ascii="Arial" w:hAnsi="Arial" w:eastAsia="Arial" w:cs="Arial"/>
                <w:color w:val="000000"/>
                <w:sz w:val="22"/>
                <w:szCs w:val="22"/>
              </w:rPr>
              <w:t>002</w:t>
            </w:r>
          </w:p>
        </w:tc>
        <w:tc>
          <w:tcPr>
            <w:tcW w:w="23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650D57D" w14:textId="14062611">
            <w:pPr>
              <w:jc w:val="left"/>
            </w:pPr>
            <w:r>
              <w:rPr>
                <w:rFonts w:ascii="Arial" w:hAnsi="Arial" w:eastAsia="Arial" w:cs="Arial"/>
                <w:color w:val="000000"/>
                <w:sz w:val="22"/>
                <w:szCs w:val="22"/>
              </w:rPr>
              <w:t>Beta Validation</w:t>
            </w:r>
          </w:p>
        </w:tc>
        <w:tc>
          <w:tcPr>
            <w:tcW w:w="23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AFD6000" w14:textId="406C6600">
            <w:pPr>
              <w:jc w:val="left"/>
            </w:pPr>
            <w:r>
              <w:rPr>
                <w:rFonts w:ascii="Arial" w:hAnsi="Arial" w:eastAsia="Arial" w:cs="Arial"/>
                <w:b/>
                <w:bCs/>
                <w:color w:val="C42B2B"/>
                <w:sz w:val="22"/>
                <w:szCs w:val="22"/>
              </w:rPr>
              <w:t>Failed</w:t>
            </w:r>
          </w:p>
        </w:tc>
        <w:tc>
          <w:tcPr>
            <w:tcW w:w="23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C735B00" w14:textId="371A3600">
            <w:pPr>
              <w:jc w:val="left"/>
            </w:pPr>
            <w:r>
              <w:rPr>
                <w:rFonts w:ascii="Arial" w:hAnsi="Arial" w:eastAsia="Arial" w:cs="Arial"/>
                <w:b/>
                <w:bCs/>
                <w:color w:val="000000"/>
                <w:sz w:val="22"/>
                <w:szCs w:val="22"/>
              </w:rPr>
              <w:t>Critical</w:t>
            </w:r>
          </w:p>
        </w:tc>
      </w:tr>
      <w:tr>
        <w:tc>
          <w:tcPr>
            <w:tcW w:w="23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3ED4000" w14:textId="0ACAB5BB">
            <w:pPr>
              <w:jc w:val="center"/>
            </w:pPr>
            <w:r>
              <w:rPr>
                <w:rFonts w:ascii="Arial" w:hAnsi="Arial" w:eastAsia="Arial" w:cs="Arial"/>
                <w:color w:val="000000"/>
                <w:sz w:val="22"/>
                <w:szCs w:val="22"/>
              </w:rPr>
              <w:t>003</w:t>
            </w:r>
          </w:p>
        </w:tc>
        <w:tc>
          <w:tcPr>
            <w:tcW w:w="23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C103DE7" w14:textId="61408800">
            <w:pPr>
              <w:jc w:val="left"/>
            </w:pPr>
            <w:r>
              <w:rPr>
                <w:rFonts w:ascii="Arial" w:hAnsi="Arial" w:eastAsia="Arial" w:cs="Arial"/>
                <w:color w:val="000000"/>
                <w:sz w:val="22"/>
                <w:szCs w:val="22"/>
              </w:rPr>
              <w:t>Gamma Regression</w:t>
            </w:r>
          </w:p>
        </w:tc>
        <w:tc>
          <w:tcPr>
            <w:tcW w:w="23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8535400" w14:textId="4C287E2B">
            <w:pPr>
              <w:jc w:val="left"/>
            </w:pPr>
            <w:r>
              <w:rPr>
                <w:rFonts w:ascii="Arial" w:hAnsi="Arial" w:eastAsia="Arial" w:cs="Arial"/>
                <w:b/>
                <w:bCs/>
                <w:color w:val="000000"/>
                <w:sz w:val="22"/>
                <w:szCs w:val="22"/>
              </w:rPr>
              <w:t>Pending</w:t>
            </w:r>
          </w:p>
        </w:tc>
        <w:tc>
          <w:tcPr>
            <w:tcW w:w="23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2B2F663F" w14:textId="40663245">
            <w:pPr>
              <w:jc w:val="left"/>
            </w:pPr>
            <w:r>
              <w:rPr>
                <w:rFonts w:ascii="Arial" w:hAnsi="Arial" w:eastAsia="Arial" w:cs="Arial"/>
                <w:b/>
                <w:bCs/>
                <w:color w:val="000000"/>
                <w:sz w:val="22"/>
                <w:szCs w:val="22"/>
              </w:rPr>
              <w:t>Medium</w:t>
            </w:r>
          </w:p>
        </w:tc>
      </w:tr>
      <w:tr>
        <w:tc>
          <w:tcPr>
            <w:tcW w:w="23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A1B6BA0" w14:textId="573DFDAF">
            <w:pPr>
              <w:jc w:val="center"/>
            </w:pPr>
            <w:r>
              <w:rPr>
                <w:rFonts w:ascii="Arial" w:hAnsi="Arial" w:eastAsia="Arial" w:cs="Arial"/>
                <w:color w:val="000000"/>
                <w:sz w:val="22"/>
                <w:szCs w:val="22"/>
              </w:rPr>
              <w:t>004</w:t>
            </w:r>
          </w:p>
        </w:tc>
        <w:tc>
          <w:tcPr>
            <w:tcW w:w="23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794F000" w14:textId="0BCA2980">
            <w:pPr>
              <w:jc w:val="left"/>
            </w:pPr>
            <w:r>
              <w:rPr>
                <w:rFonts w:ascii="Arial" w:hAnsi="Arial" w:eastAsia="Arial" w:cs="Arial"/>
                <w:color w:val="000000"/>
                <w:sz w:val="22"/>
                <w:szCs w:val="22"/>
              </w:rPr>
              <w:t>Delta Integration</w:t>
            </w:r>
          </w:p>
        </w:tc>
        <w:tc>
          <w:tcPr>
            <w:tcW w:w="23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270F200" w14:textId="61B86A20">
            <w:pPr>
              <w:jc w:val="left"/>
            </w:pPr>
            <w:r>
              <w:rPr>
                <w:rFonts w:ascii="Arial" w:hAnsi="Arial" w:eastAsia="Arial" w:cs="Arial"/>
                <w:b/>
                <w:bCs/>
                <w:color w:val="1E8A4C"/>
                <w:sz w:val="22"/>
                <w:szCs w:val="22"/>
              </w:rPr>
              <w:t>Passed</w:t>
            </w:r>
          </w:p>
        </w:tc>
        <w:tc>
          <w:tcPr>
            <w:tcW w:w="23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9D29C00" w14:textId="25DC3C00">
            <w:pPr>
              <w:jc w:val="left"/>
            </w:pPr>
            <w:r>
              <w:rPr>
                <w:rFonts w:ascii="Arial" w:hAnsi="Arial" w:eastAsia="Arial" w:cs="Arial"/>
                <w:b/>
                <w:bCs/>
                <w:color w:val="000000"/>
                <w:sz w:val="22"/>
                <w:szCs w:val="22"/>
              </w:rPr>
              <w:t>Low</w:t>
            </w:r>
          </w:p>
        </w:tc>
      </w:tr>
    </w:tbl>
    <w:p w14:paraId="751CD400" w14:textId="65E1E3C4">
      <w:pPr>
        <w:spacing w:after="200"/>
      </w:pPr>
    </w:p>
    <w:p w14:paraId="53D1D762" w14:textId="0CD34BFE">
      <w:pPr>
        <w:pStyle w:val="Heading2"/>
      </w:pPr>
      <w:bookmarkStart w:id="900027" w:name="_Toc1102017531"/>
      <w:r>
        <w:rPr>
          <w:rFonts w:ascii="Arial" w:hAnsi="Arial" w:eastAsia="Arial" w:cs="Arial"/>
          <w:b/>
          <w:bCs/>
          <w:color w:val="2B6CB0"/>
          <w:sz w:val="30"/>
          <w:szCs w:val="30"/>
        </w:rPr>
        <w:t>5.2 Table with Merged Cells</w:t>
      </w:r>
      <w:bookmarkEnd w:id="900027"/>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120"/>
        <w:gridCol w:w="3120"/>
        <w:gridCol w:w="3120"/>
      </w:tblGrid>
      <w:tr>
        <w:tc>
          <w:tcPr>
            <w:tcW w:w="9360" w:type="dxa"/>
            <w:gridSpan w:val="3"/>
            <w:tcBorders>
              <w:top w:val="single" w:sz="1" w:color="999999"/>
              <w:left w:val="single" w:sz="1" w:color="999999"/>
              <w:bottom w:val="single" w:sz="1" w:color="999999"/>
              <w:right w:val="single" w:sz="1" w:color="999999"/>
            </w:tcBorders>
            <w:shd w:val="clear" w:fill="2B6CB0"/>
            <w:tcMar>
              <w:top w:w="80" w:type="dxa"/>
              <w:left w:w="120" w:type="dxa"/>
              <w:bottom w:w="80" w:type="dxa"/>
              <w:right w:w="120" w:type="dxa"/>
            </w:tcMar>
          </w:tcPr>
          <w:p w14:paraId="3A87AA00" w14:textId="5B94B085">
            <w:pPr>
              <w:jc w:val="center"/>
            </w:pPr>
            <w:r>
              <w:rPr>
                <w:rFonts w:ascii="Arial" w:hAnsi="Arial" w:eastAsia="Arial" w:cs="Arial"/>
                <w:b/>
                <w:bCs/>
                <w:color w:val="FFFFFF"/>
                <w:sz w:val="24"/>
                <w:szCs w:val="24"/>
              </w:rPr>
              <w:t>Merged Header — 3 Columns</w:t>
            </w:r>
          </w:p>
        </w:tc>
      </w:tr>
      <w:tr>
        <w:tc>
          <w:tcPr>
            <w:tcW w:w="3120" w:type="dxa"/>
            <w:tcBorders>
              <w:top w:val="single" w:sz="1" w:color="999999"/>
              <w:left w:val="single" w:sz="1" w:color="999999"/>
              <w:bottom w:val="single" w:sz="1" w:color="999999"/>
              <w:right w:val="single" w:sz="1" w:color="999999"/>
            </w:tcBorders>
            <w:shd w:val="clear" w:fill="D5E8F0"/>
            <w:tcMar>
              <w:top w:w="80" w:type="dxa"/>
              <w:left w:w="120" w:type="dxa"/>
              <w:bottom w:w="80" w:type="dxa"/>
              <w:right w:w="120" w:type="dxa"/>
            </w:tcMar>
          </w:tcPr>
          <w:p w14:paraId="541FFFB2" w14:textId="4204B052">
            <w:r>
              <w:rPr>
                <w:rFonts w:ascii="Arial" w:hAnsi="Arial" w:eastAsia="Arial" w:cs="Arial"/>
                <w:b/>
                <w:bCs/>
                <w:sz w:val="22"/>
                <w:szCs w:val="22"/>
              </w:rPr>
              <w:t>Category</w:t>
            </w:r>
          </w:p>
        </w:tc>
        <w:tc>
          <w:tcPr>
            <w:tcW w:w="3120" w:type="dxa"/>
            <w:tcBorders>
              <w:top w:val="single" w:sz="1" w:color="999999"/>
              <w:left w:val="single" w:sz="1" w:color="999999"/>
              <w:bottom w:val="single" w:sz="1" w:color="999999"/>
              <w:right w:val="single" w:sz="1" w:color="999999"/>
            </w:tcBorders>
            <w:shd w:val="clear" w:fill="D5E8F0"/>
            <w:tcMar>
              <w:top w:w="80" w:type="dxa"/>
              <w:left w:w="120" w:type="dxa"/>
              <w:bottom w:w="80" w:type="dxa"/>
              <w:right w:w="120" w:type="dxa"/>
            </w:tcMar>
          </w:tcPr>
          <w:p w14:paraId="372424B4" w14:textId="39D4C200">
            <w:r>
              <w:rPr>
                <w:rFonts w:ascii="Arial" w:hAnsi="Arial" w:eastAsia="Arial" w:cs="Arial"/>
                <w:b/>
                <w:bCs/>
                <w:sz w:val="22"/>
                <w:szCs w:val="22"/>
              </w:rPr>
              <w:t>Q1</w:t>
            </w:r>
          </w:p>
        </w:tc>
        <w:tc>
          <w:tcPr>
            <w:tcW w:w="3120" w:type="dxa"/>
            <w:tcBorders>
              <w:top w:val="single" w:sz="1" w:color="999999"/>
              <w:left w:val="single" w:sz="1" w:color="999999"/>
              <w:bottom w:val="single" w:sz="1" w:color="999999"/>
              <w:right w:val="single" w:sz="1" w:color="999999"/>
            </w:tcBorders>
            <w:shd w:val="clear" w:fill="D5E8F0"/>
            <w:tcMar>
              <w:top w:w="80" w:type="dxa"/>
              <w:left w:w="120" w:type="dxa"/>
              <w:bottom w:w="80" w:type="dxa"/>
              <w:right w:w="120" w:type="dxa"/>
            </w:tcMar>
          </w:tcPr>
          <w:p w14:paraId="5719F800" w14:textId="356978C0">
            <w:r>
              <w:rPr>
                <w:rFonts w:ascii="Arial" w:hAnsi="Arial" w:eastAsia="Arial" w:cs="Arial"/>
                <w:b/>
                <w:bCs/>
                <w:sz w:val="22"/>
                <w:szCs w:val="22"/>
              </w:rPr>
              <w:t>Q2</w:t>
            </w:r>
          </w:p>
        </w:tc>
      </w:tr>
      <w:tr>
        <w:tc>
          <w:tcPr>
            <w:tcW w:w="3120" w:type="dxa"/>
            <w:vMerge w:val="restart"/>
            <w:tcBorders>
              <w:top w:val="single" w:sz="1" w:color="999999"/>
              <w:left w:val="single" w:sz="1" w:color="999999"/>
              <w:bottom w:val="single" w:sz="1" w:color="999999"/>
              <w:right w:val="single" w:sz="1" w:color="999999"/>
            </w:tcBorders>
            <w:tcMar>
              <w:top w:w="80" w:type="dxa"/>
              <w:left w:w="120" w:type="dxa"/>
              <w:bottom w:w="80" w:type="dxa"/>
              <w:right w:w="120" w:type="dxa"/>
            </w:tcMar>
            <w:vAlign w:val="center"/>
          </w:tcPr>
          <w:p w14:paraId="25D797F6" w14:textId="67F03C7E">
            <w:r>
              <w:rPr>
                <w:rFonts w:ascii="Arial" w:hAnsi="Arial" w:eastAsia="Arial" w:cs="Arial"/>
                <w:b/>
                <w:bCs/>
                <w:sz w:val="22"/>
                <w:szCs w:val="22"/>
              </w:rPr>
              <w:t>Revenue (row span)</w:t>
            </w:r>
          </w:p>
        </w:tc>
        <w:tc>
          <w:tcPr>
            <w:tcW w:w="312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037CD4EA" w14:textId="251A73FB">
            <w:r>
              <w:rPr>
                <w:rFonts w:ascii="Arial" w:hAnsi="Arial" w:eastAsia="Arial" w:cs="Arial"/>
                <w:sz w:val="22"/>
                <w:szCs w:val="22"/>
              </w:rPr>
              <w:t>$1.2M</w:t>
            </w:r>
          </w:p>
        </w:tc>
        <w:tc>
          <w:tcPr>
            <w:tcW w:w="312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56283F08" w14:textId="22746EE2">
            <w:r>
              <w:rPr>
                <w:rFonts w:ascii="Arial" w:hAnsi="Arial" w:eastAsia="Arial" w:cs="Arial"/>
                <w:sz w:val="22"/>
                <w:szCs w:val="22"/>
              </w:rPr>
              <w:t>$1.5M</w:t>
            </w:r>
          </w:p>
        </w:tc>
      </w:tr>
      <w:tr>
        <w:tc>
          <w:tcPr>
            <w:tcW w:w="3120" w:type="dxa"/>
            <w:vMerge/>
            <w:tcBorders>
              <w:top w:val="single" w:sz="1" w:color="999999"/>
              <w:left w:val="single" w:sz="1" w:color="999999"/>
              <w:bottom w:val="single" w:sz="1" w:color="999999"/>
              <w:right w:val="single" w:sz="1" w:color="999999"/>
            </w:tcBorders>
            <w:tcMar>
              <w:top w:w="80" w:type="dxa"/>
              <w:left w:w="120" w:type="dxa"/>
              <w:bottom w:w="80" w:type="dxa"/>
              <w:right w:w="120" w:type="dxa"/>
            </w:tcMar>
            <w:vAlign w:val="center"/>
          </w:tcPr>
          <w:p/>
        </w:tc>
        <w:tc>
          <w:tcPr>
            <w:tcW w:w="312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50B829DA" w14:textId="0BF17232">
            <w:r>
              <w:rPr>
                <w:rFonts w:ascii="Arial" w:hAnsi="Arial" w:eastAsia="Arial" w:cs="Arial"/>
                <w:sz w:val="22"/>
                <w:szCs w:val="22"/>
              </w:rPr>
              <w:t>+12%</w:t>
            </w:r>
          </w:p>
        </w:tc>
        <w:tc>
          <w:tcPr>
            <w:tcW w:w="312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43072867" w14:textId="1771BD1F">
            <w:r>
              <w:rPr>
                <w:rFonts w:ascii="Arial" w:hAnsi="Arial" w:eastAsia="Arial" w:cs="Arial"/>
                <w:sz w:val="22"/>
                <w:szCs w:val="22"/>
              </w:rPr>
              <w:t>+25%</w:t>
            </w:r>
          </w:p>
        </w:tc>
      </w:tr>
    </w:tbl>
    <w:p w14:paraId="02B63300" w14:textId="28E0EF51">
      <w:pPr>
        <w:spacing w:after="200"/>
      </w:pPr>
    </w:p>
    <w:p w14:paraId="1FB12C00" w14:textId="35EBD780">
      <w:pPr>
        <w:pStyle w:val="Heading2"/>
      </w:pPr>
      <w:bookmarkStart w:id="900028" w:name="_Toc1334180050"/>
      <w:r>
        <w:rPr>
          <w:rFonts w:ascii="Arial" w:hAnsi="Arial" w:eastAsia="Arial" w:cs="Arial"/>
          <w:b/>
          <w:bCs/>
          <w:color w:val="2B6CB0"/>
          <w:sz w:val="30"/>
          <w:szCs w:val="30"/>
        </w:rPr>
        <w:t>5.3 Mixed Border Styles</w:t>
      </w:r>
      <w:bookmarkEnd w:id="900028"/>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4680"/>
        <w:gridCol w:w="4680"/>
      </w:tblGrid>
      <w:tr>
        <w:tc>
          <w:tcPr>
            <w:tcW w:w="4680" w:type="dxa"/>
            <w:tcBorders>
              <w:top w:val="double" w:sz="3" w:color="2B6CB0"/>
              <w:left w:val="double" w:sz="3" w:color="2B6CB0"/>
              <w:bottom w:val="double" w:sz="3" w:color="2B6CB0"/>
              <w:right w:val="dashed" w:sz="1" w:color="C94A4A"/>
            </w:tcBorders>
            <w:tcMar>
              <w:top w:w="80" w:type="dxa"/>
              <w:left w:w="120" w:type="dxa"/>
              <w:bottom w:w="80" w:type="dxa"/>
              <w:right w:w="120" w:type="dxa"/>
            </w:tcMar>
          </w:tcPr>
          <w:p w14:paraId="46465200" w14:textId="4E357400">
            <w:r>
              <w:rPr>
                <w:rFonts w:ascii="Arial" w:hAnsi="Arial" w:eastAsia="Arial" w:cs="Arial"/>
                <w:b/>
                <w:bCs/>
                <w:sz w:val="22"/>
                <w:szCs w:val="22"/>
              </w:rPr>
              <w:t>Double blue + dashed right</w:t>
            </w:r>
          </w:p>
        </w:tc>
        <w:tc>
          <w:tcPr>
            <w:tcW w:w="4680" w:type="dxa"/>
            <w:tcBorders>
              <w:top w:val="dotted" w:sz="1" w:color="2F9E5C"/>
              <w:left w:val="dashed" w:sz="1" w:color="C94A4A"/>
              <w:bottom w:val="dotted" w:sz="1" w:color="2F9E5C"/>
              <w:right w:val="dotted" w:sz="1" w:color="2F9E5C"/>
            </w:tcBorders>
            <w:tcMar>
              <w:top w:w="80" w:type="dxa"/>
              <w:left w:w="120" w:type="dxa"/>
              <w:bottom w:w="80" w:type="dxa"/>
              <w:right w:w="120" w:type="dxa"/>
            </w:tcMar>
          </w:tcPr>
          <w:p w14:paraId="57B6E8CF" w14:textId="44301F66">
            <w:r>
              <w:rPr>
                <w:rFonts w:ascii="Arial" w:hAnsi="Arial" w:eastAsia="Arial" w:cs="Arial"/>
                <w:sz w:val="22"/>
                <w:szCs w:val="22"/>
              </w:rPr>
              <w:t>Dotted green + dashed left</w:t>
            </w:r>
          </w:p>
        </w:tc>
      </w:tr>
      <w:tr>
        <w:tc>
          <w:tcPr>
            <w:tcW w:w="4680" w:type="dxa"/>
            <w:tcBorders>
              <w:top w:val="double" w:sz="3" w:color="2B6CB0"/>
              <w:left w:val="double" w:sz="3" w:color="2B6CB0"/>
              <w:bottom w:val="none"/>
              <w:right w:val="none"/>
            </w:tcBorders>
            <w:shd w:val="clear" w:fill="FFF3CD"/>
            <w:tcMar>
              <w:top w:w="80" w:type="dxa"/>
              <w:left w:w="120" w:type="dxa"/>
              <w:bottom w:w="80" w:type="dxa"/>
              <w:right w:w="120" w:type="dxa"/>
            </w:tcMar>
          </w:tcPr>
          <w:p w14:paraId="4F850200" w14:textId="3E5438D9">
            <w:r>
              <w:rPr>
                <w:rFonts w:ascii="Arial" w:hAnsi="Arial" w:eastAsia="Arial" w:cs="Arial"/>
                <w:sz w:val="22"/>
                <w:szCs w:val="22"/>
              </w:rPr>
              <w:t>Partial borders + yellow shading</w:t>
            </w:r>
          </w:p>
        </w:tc>
        <w:tc>
          <w:tcPr>
            <w:tcW w:w="4680" w:type="dxa"/>
            <w:tcBorders>
              <w:top w:val="dotted" w:sz="1" w:color="2F9E5C"/>
              <w:left w:val="none"/>
              <w:bottom w:val="triple" w:sz="3" w:color="9933CC"/>
              <w:right w:val="dotted" w:sz="1" w:color="2F9E5C"/>
            </w:tcBorders>
            <w:shd w:val="clear" w:fill="E8F5E9"/>
            <w:tcMar>
              <w:top w:w="80" w:type="dxa"/>
              <w:left w:w="120" w:type="dxa"/>
              <w:bottom w:w="80" w:type="dxa"/>
              <w:right w:w="120" w:type="dxa"/>
            </w:tcMar>
          </w:tcPr>
          <w:p w14:paraId="541FB08C" w14:textId="2809AE00">
            <w:r>
              <w:rPr>
                <w:rFonts w:ascii="Arial" w:hAnsi="Arial" w:eastAsia="Arial" w:cs="Arial"/>
                <w:sz w:val="22"/>
                <w:szCs w:val="22"/>
              </w:rPr>
              <w:t>Triple purple bottom + green</w:t>
            </w:r>
          </w:p>
        </w:tc>
      </w:tr>
    </w:tbl>
    <w:p w14:paraId="4A775E00" w14:textId="6F76384B">
      <w:r>
        <w:lastRenderedPageBreak/>
        <w:br w:type="page"/>
      </w:r>
      <w:r/>
    </w:p>
    <w:p w14:paraId="7A71B857" w14:textId="0207D800">
      <w:pPr>
        <w:pStyle w:val="Heading1"/>
      </w:pPr>
      <w:bookmarkStart w:id="900029" w:name="_Toc2019915708"/>
      <w:bookmarkStart w:id="15" w:name="section6"/>
      <w:r>
        <w:rPr>
          <w:rFonts w:ascii="Arial" w:hAnsi="Arial" w:eastAsia="Arial" w:cs="Arial"/>
          <w:b/>
          <w:bCs/>
          <w:color w:val="1A3550"/>
          <w:sz w:val="36"/>
          <w:szCs w:val="36"/>
        </w:rPr>
        <w:t>6. Nested Tables</w:t>
      </w:r>
      <w:bookmarkEnd w:id="900029"/>
      <w:bookmarkEnd w:id="15"/>
    </w:p>
    <w:p w14:paraId="5D5DC370" w14:textId="04DBA18F">
      <w:pPr>
        <w:pStyle w:val="Heading2"/>
      </w:pPr>
      <w:bookmarkStart w:id="900030" w:name="_Toc1344099631"/>
      <w:r>
        <w:rPr>
          <w:rFonts w:ascii="Arial" w:hAnsi="Arial" w:eastAsia="Arial" w:cs="Arial"/>
          <w:b/>
          <w:bCs/>
          <w:color w:val="2B6CB0"/>
          <w:sz w:val="30"/>
          <w:szCs w:val="30"/>
        </w:rPr>
        <w:t>6.1 Table Inside a Table Cell</w:t>
      </w:r>
      <w:bookmarkEnd w:id="900030"/>
    </w:p>
    <w:p w14:paraId="7BA17800" w14:textId="4B8B4A00">
      <w:pPr>
        <w:spacing w:after="120"/>
      </w:pPr>
      <w:r>
        <w:rPr>
          <w:rFonts w:ascii="Arial" w:hAnsi="Arial" w:eastAsia="Arial" w:cs="Arial"/>
          <w:sz w:val="22"/>
          <w:szCs w:val="22"/>
        </w:rPr>
        <w:t>The left cell contains a nested inner table. The right cell has mixed content.</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4680"/>
        <w:gridCol w:w="4680"/>
      </w:tblGrid>
      <w:tr>
        <w:tc>
          <w:tcPr>
            <w:tcW w:w="468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tcPr>
          <w:p w14:paraId="4CD72100" w14:textId="4B25F000">
            <w:r>
              <w:rPr>
                <w:rFonts w:ascii="Arial" w:hAnsi="Arial" w:eastAsia="Arial" w:cs="Arial"/>
                <w:b/>
                <w:bCs/>
                <w:color w:val="FFFFFF"/>
                <w:sz w:val="22"/>
                <w:szCs w:val="22"/>
              </w:rPr>
              <w:t>Cell with Nested Table</w:t>
            </w:r>
          </w:p>
        </w:tc>
        <w:tc>
          <w:tcPr>
            <w:tcW w:w="468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tcPr>
          <w:p w14:paraId="0510A5A6" w14:textId="22DB0200">
            <w:r>
              <w:rPr>
                <w:rFonts w:ascii="Arial" w:hAnsi="Arial" w:eastAsia="Arial" w:cs="Arial"/>
                <w:b/>
                <w:bCs/>
                <w:color w:val="FFFFFF"/>
                <w:sz w:val="22"/>
                <w:szCs w:val="22"/>
              </w:rPr>
              <w:t>Cell with Mixed Content</w:t>
            </w:r>
          </w:p>
        </w:tc>
      </w:tr>
      <w:tr>
        <w:tc>
          <w:tcPr>
            <w:tcW w:w="468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6FB75000" w14:textId="34E77E4A">
            <w:pPr>
              <w:spacing w:after="80"/>
            </w:pPr>
            <w:r>
              <w:rPr>
                <w:rFonts w:ascii="Arial" w:hAnsi="Arial" w:eastAsia="Arial" w:cs="Arial"/>
                <w:i/>
                <w:iCs/>
                <w:sz w:val="22"/>
                <w:szCs w:val="22"/>
              </w:rPr>
              <w:t>Inner table below:</w:t>
            </w:r>
          </w:p>
          <w:tbl>
            <w:tblPr>
              <w:tblW w:w="4200" w:type="dxa"/>
              <w:tblBorders>
                <w:top w:val="single" w:sz="4" w:color="auto"/>
                <w:left w:val="single" w:sz="4" w:color="auto"/>
                <w:bottom w:val="single" w:sz="4" w:color="auto"/>
                <w:right w:val="single" w:sz="4" w:color="auto"/>
                <w:insideH w:val="single" w:sz="4" w:color="auto"/>
                <w:insideV w:val="single" w:sz="4" w:color="auto"/>
              </w:tblBorders>
            </w:tblPr>
            <w:tblGrid>
              <w:gridCol w:w="1400"/>
              <w:gridCol w:w="1400"/>
              <w:gridCol w:w="1400"/>
            </w:tblGrid>
            <w:tr>
              <w:tc>
                <w:tcPr>
                  <w:tcW w:w="1400" w:type="dxa"/>
                  <w:tcBorders>
                    <w:top w:val="single" w:sz="1" w:color="999999"/>
                    <w:left w:val="single" w:sz="1" w:color="999999"/>
                    <w:bottom w:val="single" w:sz="1" w:color="999999"/>
                    <w:right w:val="single" w:sz="1" w:color="999999"/>
                  </w:tcBorders>
                  <w:shd w:val="clear" w:fill="E7EFFA"/>
                  <w:tcMar>
                    <w:top w:w="40" w:type="dxa"/>
                    <w:left w:w="60" w:type="dxa"/>
                    <w:bottom w:w="40" w:type="dxa"/>
                    <w:right w:w="60" w:type="dxa"/>
                  </w:tcMar>
                </w:tcPr>
                <w:p w14:paraId="237ED804" w14:textId="13F38159">
                  <w:pPr>
                    <w:jc w:val="center"/>
                  </w:pPr>
                  <w:r>
                    <w:rPr>
                      <w:rFonts w:ascii="Arial" w:hAnsi="Arial" w:eastAsia="Arial" w:cs="Arial"/>
                      <w:b/>
                      <w:bCs/>
                      <w:sz w:val="20"/>
                      <w:szCs w:val="20"/>
                    </w:rPr>
                    <w:t>A</w:t>
                  </w:r>
                </w:p>
              </w:tc>
              <w:tc>
                <w:tcPr>
                  <w:tcW w:w="1400" w:type="dxa"/>
                  <w:tcBorders>
                    <w:top w:val="single" w:sz="1" w:color="999999"/>
                    <w:left w:val="single" w:sz="1" w:color="999999"/>
                    <w:bottom w:val="single" w:sz="1" w:color="999999"/>
                    <w:right w:val="single" w:sz="1" w:color="999999"/>
                  </w:tcBorders>
                  <w:shd w:val="clear" w:fill="E7EFFA"/>
                  <w:tcMar>
                    <w:top w:w="40" w:type="dxa"/>
                    <w:left w:w="60" w:type="dxa"/>
                    <w:bottom w:w="40" w:type="dxa"/>
                    <w:right w:w="60" w:type="dxa"/>
                  </w:tcMar>
                </w:tcPr>
                <w:p w14:paraId="65D911B3" w14:textId="386E8640">
                  <w:pPr>
                    <w:jc w:val="center"/>
                  </w:pPr>
                  <w:r>
                    <w:rPr>
                      <w:rFonts w:ascii="Arial" w:hAnsi="Arial" w:eastAsia="Arial" w:cs="Arial"/>
                      <w:b/>
                      <w:bCs/>
                      <w:sz w:val="20"/>
                      <w:szCs w:val="20"/>
                    </w:rPr>
                    <w:t>B</w:t>
                  </w:r>
                </w:p>
              </w:tc>
              <w:tc>
                <w:tcPr>
                  <w:tcW w:w="1400" w:type="dxa"/>
                  <w:tcBorders>
                    <w:top w:val="single" w:sz="1" w:color="999999"/>
                    <w:left w:val="single" w:sz="1" w:color="999999"/>
                    <w:bottom w:val="single" w:sz="1" w:color="999999"/>
                    <w:right w:val="single" w:sz="1" w:color="999999"/>
                  </w:tcBorders>
                  <w:shd w:val="clear" w:fill="E7EFFA"/>
                  <w:tcMar>
                    <w:top w:w="40" w:type="dxa"/>
                    <w:left w:w="60" w:type="dxa"/>
                    <w:bottom w:w="40" w:type="dxa"/>
                    <w:right w:w="60" w:type="dxa"/>
                  </w:tcMar>
                </w:tcPr>
                <w:p w14:paraId="70016000" w14:textId="7CF6D400">
                  <w:pPr>
                    <w:jc w:val="center"/>
                  </w:pPr>
                  <w:r>
                    <w:rPr>
                      <w:rFonts w:ascii="Arial" w:hAnsi="Arial" w:eastAsia="Arial" w:cs="Arial"/>
                      <w:b/>
                      <w:bCs/>
                      <w:sz w:val="20"/>
                      <w:szCs w:val="20"/>
                    </w:rPr>
                    <w:t>C</w:t>
                  </w:r>
                </w:p>
              </w:tc>
            </w:tr>
            <w:tr>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38AB0DFB" w14:textId="6F3F3A00">
                  <w:pPr>
                    <w:jc w:val="center"/>
                  </w:pPr>
                  <w:r>
                    <w:rPr>
                      <w:rFonts w:ascii="Arial" w:hAnsi="Arial" w:eastAsia="Arial" w:cs="Arial"/>
                      <w:sz w:val="20"/>
                      <w:szCs w:val="20"/>
                    </w:rPr>
                    <w:t>1</w:t>
                  </w:r>
                </w:p>
              </w:tc>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7533A000" w14:textId="19047648">
                  <w:pPr>
                    <w:jc w:val="center"/>
                  </w:pPr>
                  <w:r>
                    <w:rPr>
                      <w:rFonts w:ascii="Arial" w:hAnsi="Arial" w:eastAsia="Arial" w:cs="Arial"/>
                      <w:sz w:val="20"/>
                      <w:szCs w:val="20"/>
                    </w:rPr>
                    <w:t>2</w:t>
                  </w:r>
                </w:p>
              </w:tc>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2898A780" w14:textId="33DBEBF2">
                  <w:pPr>
                    <w:jc w:val="center"/>
                  </w:pPr>
                  <w:r>
                    <w:rPr>
                      <w:rFonts w:ascii="Arial" w:hAnsi="Arial" w:eastAsia="Arial" w:cs="Arial"/>
                      <w:sz w:val="20"/>
                      <w:szCs w:val="20"/>
                    </w:rPr>
                    <w:t>3</w:t>
                  </w:r>
                </w:p>
              </w:tc>
            </w:tr>
            <w:tr>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20BD6400" w14:textId="6FF6DD40">
                  <w:pPr>
                    <w:jc w:val="center"/>
                  </w:pPr>
                  <w:r>
                    <w:rPr>
                      <w:rFonts w:ascii="Arial" w:hAnsi="Arial" w:eastAsia="Arial" w:cs="Arial"/>
                      <w:sz w:val="20"/>
                      <w:szCs w:val="20"/>
                    </w:rPr>
                    <w:t>4</w:t>
                  </w:r>
                </w:p>
              </w:tc>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5EBA89BC" w14:textId="79DC198A">
                  <w:pPr>
                    <w:jc w:val="center"/>
                  </w:pPr>
                  <w:r>
                    <w:rPr>
                      <w:rFonts w:ascii="Arial" w:hAnsi="Arial" w:eastAsia="Arial" w:cs="Arial"/>
                      <w:sz w:val="20"/>
                      <w:szCs w:val="20"/>
                    </w:rPr>
                    <w:t>5</w:t>
                  </w:r>
                </w:p>
              </w:tc>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1620235E" w14:textId="77B70A00">
                  <w:pPr>
                    <w:jc w:val="center"/>
                  </w:pPr>
                  <w:r>
                    <w:rPr>
                      <w:rFonts w:ascii="Arial" w:hAnsi="Arial" w:eastAsia="Arial" w:cs="Arial"/>
                      <w:sz w:val="20"/>
                      <w:szCs w:val="20"/>
                    </w:rPr>
                    <w:t>6</w:t>
                  </w:r>
                </w:p>
              </w:tc>
            </w:tr>
            <w:tr>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18BF5000" w14:textId="5322707E">
                  <w:pPr>
                    <w:jc w:val="center"/>
                  </w:pPr>
                  <w:r>
                    <w:rPr>
                      <w:rFonts w:ascii="Arial" w:hAnsi="Arial" w:eastAsia="Arial" w:cs="Arial"/>
                      <w:sz w:val="20"/>
                      <w:szCs w:val="20"/>
                    </w:rPr>
                    <w:t>7</w:t>
                  </w:r>
                </w:p>
              </w:tc>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5EAEBE00" w14:textId="3CF72800">
                  <w:pPr>
                    <w:jc w:val="center"/>
                  </w:pPr>
                  <w:r>
                    <w:rPr>
                      <w:rFonts w:ascii="Arial" w:hAnsi="Arial" w:eastAsia="Arial" w:cs="Arial"/>
                      <w:sz w:val="20"/>
                      <w:szCs w:val="20"/>
                    </w:rPr>
                    <w:t>8</w:t>
                  </w:r>
                </w:p>
              </w:tc>
              <w:tc>
                <w:tcPr>
                  <w:tcW w:w="1400" w:type="dxa"/>
                  <w:tcBorders>
                    <w:top w:val="single" w:sz="1" w:color="999999"/>
                    <w:left w:val="single" w:sz="1" w:color="999999"/>
                    <w:bottom w:val="single" w:sz="1" w:color="999999"/>
                    <w:right w:val="single" w:sz="1" w:color="999999"/>
                  </w:tcBorders>
                  <w:tcMar>
                    <w:top w:w="40" w:type="dxa"/>
                    <w:left w:w="60" w:type="dxa"/>
                    <w:bottom w:w="40" w:type="dxa"/>
                    <w:right w:w="60" w:type="dxa"/>
                  </w:tcMar>
                </w:tcPr>
                <w:p w14:paraId="15CF8A64" w14:textId="321B8000">
                  <w:pPr>
                    <w:jc w:val="center"/>
                  </w:pPr>
                  <w:r>
                    <w:rPr>
                      <w:rFonts w:ascii="Arial" w:hAnsi="Arial" w:eastAsia="Arial" w:cs="Arial"/>
                      <w:sz w:val="20"/>
                      <w:szCs w:val="20"/>
                    </w:rPr>
                    <w:t>9</w:t>
                  </w:r>
                </w:p>
              </w:tc>
            </w:tr>
          </w:tbl>
          <w:p w14:paraId="679A8945" w14:textId="3E2FA800">
            <w:pPr>
              <w:spacing w:before="80"/>
            </w:pPr>
            <w:r>
              <w:rPr>
                <w:rFonts w:ascii="Arial" w:hAnsi="Arial" w:eastAsia="Arial" w:cs="Arial"/>
                <w:sz w:val="20"/>
                <w:szCs w:val="20"/>
              </w:rPr>
              <w:t>Text after nested table.</w:t>
            </w:r>
          </w:p>
        </w:tc>
        <w:tc>
          <w:tcPr>
            <w:tcW w:w="468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1CB96400" w14:textId="782BC400">
            <w:r>
              <w:rPr>
                <w:rFonts w:ascii="Arial" w:hAnsi="Arial" w:eastAsia="Arial" w:cs="Arial"/>
                <w:b/>
                <w:bCs/>
                <w:sz w:val="22"/>
                <w:szCs w:val="22"/>
              </w:rPr>
              <w:t>Bullet list in cell:</w:t>
            </w:r>
          </w:p>
          <w:p w14:paraId="143DAC00" w14:textId="17BB6CE1">
            <w:pPr>
              <w:pStyle w:val="ListParagraph"/>
              <w:numPr>
                <w:ilvl w:val="0"/>
                <w:numId w:val="2"/>
              </w:numPr>
            </w:pPr>
            <w:r>
              <w:rPr>
                <w:rFonts w:ascii="Arial" w:hAnsi="Arial" w:eastAsia="Arial" w:cs="Arial"/>
                <w:sz w:val="22"/>
                <w:szCs w:val="22"/>
              </w:rPr>
              <w:t>Item Alpha</w:t>
            </w:r>
          </w:p>
          <w:p w14:paraId="1C39990F" w14:textId="0E8A9E00">
            <w:pPr>
              <w:pStyle w:val="ListParagraph"/>
              <w:numPr>
                <w:ilvl w:val="0"/>
                <w:numId w:val="2"/>
              </w:numPr>
            </w:pPr>
            <w:r>
              <w:rPr>
                <w:rFonts w:ascii="Arial" w:hAnsi="Arial" w:eastAsia="Arial" w:cs="Arial"/>
                <w:sz w:val="22"/>
                <w:szCs w:val="22"/>
              </w:rPr>
              <w:t>Item Beta</w:t>
            </w:r>
          </w:p>
          <w:p w14:paraId="1D60D852" w14:textId="14C83600">
            <w:pPr>
              <w:pStyle w:val="ListParagraph"/>
              <w:numPr>
                <w:ilvl w:val="0"/>
                <w:numId w:val="2"/>
              </w:numPr>
            </w:pPr>
            <w:r>
              <w:rPr>
                <w:rFonts w:ascii="Arial" w:hAnsi="Arial" w:eastAsia="Arial" w:cs="Arial"/>
                <w:sz w:val="22"/>
                <w:szCs w:val="22"/>
              </w:rPr>
              <w:t>Item Gamma</w:t>
            </w:r>
          </w:p>
          <w:p w14:paraId="3B40B400" w14:textId="536B507B">
            <w:pPr>
              <w:spacing w:before="80"/>
            </w:pPr>
            <w:r>
              <w:rPr>
                <w:rFonts w:ascii="Arial" w:hAnsi="Arial" w:eastAsia="Arial" w:cs="Arial"/>
                <w:b/>
                <w:bCs/>
                <w:sz w:val="22"/>
                <w:szCs w:val="22"/>
              </w:rPr>
              <w:t xml:space="preserve">Formatted: </w:t>
            </w:r>
            <w:r>
              <w:rPr>
                <w:rFonts w:ascii="Arial" w:hAnsi="Arial" w:eastAsia="Arial" w:cs="Arial"/>
                <w:color w:val="C42B2B"/>
                <w:sz w:val="22"/>
                <w:szCs w:val="22"/>
              </w:rPr>
              <w:t>red</w:t>
            </w:r>
            <w:r>
              <w:rPr>
                <w:rFonts w:ascii="Arial" w:hAnsi="Arial" w:eastAsia="Arial" w:cs="Arial"/>
                <w:sz w:val="22"/>
                <w:szCs w:val="22"/>
              </w:rPr>
              <w:t xml:space="preserve">, </w:t>
            </w:r>
            <w:r>
              <w:rPr>
                <w:rFonts w:ascii="Arial" w:hAnsi="Arial" w:eastAsia="Arial" w:cs="Arial"/>
                <w:sz w:val="22"/>
                <w:szCs w:val="22"/>
                <w:highlight w:val="yellow"/>
              </w:rPr>
              <w:t>highlighted</w:t>
            </w:r>
            <w:r>
              <w:rPr>
                <w:rFonts w:ascii="Arial" w:hAnsi="Arial" w:eastAsia="Arial" w:cs="Arial"/>
                <w:sz w:val="22"/>
                <w:szCs w:val="22"/>
              </w:rPr>
              <w:t xml:space="preserve">, </w:t>
            </w:r>
            <w:r>
              <w:rPr>
                <w:rFonts w:ascii="Arial" w:hAnsi="Arial" w:eastAsia="Arial" w:cs="Arial"/>
                <w:i/>
                <w:iCs/>
                <w:sz w:val="22"/>
                <w:szCs w:val="22"/>
              </w:rPr>
              <w:t>italic</w:t>
            </w:r>
            <w:r>
              <w:rPr>
                <w:rFonts w:ascii="Arial" w:hAnsi="Arial" w:eastAsia="Arial" w:cs="Arial"/>
                <w:sz w:val="22"/>
                <w:szCs w:val="22"/>
              </w:rPr>
              <w:t>.</w:t>
            </w:r>
          </w:p>
          <w:p w14:paraId="3E79FD00" w14:textId="7810BC00">
            <w:pPr>
              <w:spacing w:before="80"/>
            </w:pPr>
            <w:r>
              <w:rPr>
                <w:rFonts w:ascii="Arial" w:hAnsi="Arial" w:eastAsia="Arial" w:cs="Arial"/>
                <w:sz w:val="22"/>
                <w:szCs w:val="22"/>
              </w:rPr>
              <w:t xml:space="preserve">Image: </w:t>
            </w:r>
            <w:r>
              <w:drawing>
                <wp:inline distT="0" distB="0" distL="0" distR="0">
                  <wp:extent cx="152400" cy="152400"/>
                  <wp:effectExtent l="0" t="0" r="0" b="0"/>
                  <wp:docPr id="100000" name="Green" descr="Green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Green square"/>
                          <pic:cNvPicPr/>
                        </pic:nvPicPr>
                        <pic:blipFill>
                          <a:blip r:embed="rId14"/>
                          <a:stretch>
                            <a:fillRect/>
                          </a:stretch>
                        </pic:blipFill>
                        <pic:spPr>
                          <a:xfrm>
                            <a:off x="0" y="0"/>
                            <a:ext cx="152400" cy="152400"/>
                          </a:xfrm>
                          <a:prstGeom prst="rect">
                            <a:avLst/>
                          </a:prstGeom>
                        </pic:spPr>
                      </pic:pic>
                    </a:graphicData>
                  </a:graphic>
                </wp:inline>
              </w:drawing>
            </w:r>
            <w:r>
              <w:rPr>
                <w:rFonts w:ascii="Arial" w:hAnsi="Arial" w:eastAsia="Arial" w:cs="Arial"/>
                <w:sz w:val="22"/>
                <w:szCs w:val="22"/>
              </w:rPr>
              <w:t xml:space="preserve"> in cell.</w:t>
            </w:r>
          </w:p>
        </w:tc>
      </w:tr>
    </w:tbl>
    <w:p w14:paraId="55335800" w14:textId="67B1E300">
      <w:pPr>
        <w:spacing w:after="200"/>
      </w:pPr>
    </w:p>
    <w:p w14:paraId="7D068200" w14:textId="44E2FE00">
      <w:pPr>
        <w:pStyle w:val="Heading2"/>
      </w:pPr>
      <w:bookmarkStart w:id="900031" w:name="_Toc1175173068"/>
      <w:r>
        <w:rPr>
          <w:rFonts w:ascii="Arial" w:hAnsi="Arial" w:eastAsia="Arial" w:cs="Arial"/>
          <w:b/>
          <w:bCs/>
          <w:color w:val="2B6CB0"/>
          <w:sz w:val="30"/>
          <w:szCs w:val="30"/>
        </w:rPr>
        <w:t>6.2 Triple-Nested Table (3 Levels Deep)</w:t>
      </w:r>
      <w:bookmarkEnd w:id="900031"/>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9360"/>
      </w:tblGrid>
      <w:tr>
        <w:tc>
          <w:tcPr>
            <w:tcW w:w="9360" w:type="dxa"/>
            <w:tcBorders>
              <w:top w:val="double" w:sz="3" w:color="2B6CB0"/>
              <w:left w:val="double" w:sz="3" w:color="2B6CB0"/>
              <w:bottom w:val="double" w:sz="3" w:color="2B6CB0"/>
              <w:right w:val="double" w:sz="3" w:color="2B6CB0"/>
            </w:tcBorders>
            <w:shd w:val="clear" w:fill="F8F9FA"/>
            <w:tcMar>
              <w:top w:w="80" w:type="dxa"/>
              <w:left w:w="120" w:type="dxa"/>
              <w:bottom w:w="80" w:type="dxa"/>
              <w:right w:w="120" w:type="dxa"/>
            </w:tcMar>
          </w:tcPr>
          <w:p w14:paraId="7170F6DA" w14:textId="565DB3AE">
            <w:r>
              <w:rPr>
                <w:rFonts w:ascii="Arial" w:hAnsi="Arial" w:eastAsia="Arial" w:cs="Arial"/>
                <w:b/>
                <w:bCs/>
                <w:color w:val="1A3550"/>
                <w:sz w:val="24"/>
                <w:szCs w:val="24"/>
              </w:rPr>
              <w:t>LEVEL 1 (Outer Table)</w:t>
            </w:r>
          </w:p>
          <w:tbl>
            <w:tblPr>
              <w:tblW w:w="8800" w:type="dxa"/>
              <w:tblBorders>
                <w:top w:val="single" w:sz="4" w:color="auto"/>
                <w:left w:val="single" w:sz="4" w:color="auto"/>
                <w:bottom w:val="single" w:sz="4" w:color="auto"/>
                <w:right w:val="single" w:sz="4" w:color="auto"/>
                <w:insideH w:val="single" w:sz="4" w:color="auto"/>
                <w:insideV w:val="single" w:sz="4" w:color="auto"/>
              </w:tblBorders>
            </w:tblPr>
            <w:tblGrid>
              <w:gridCol w:w="8800"/>
            </w:tblGrid>
            <w:tr>
              <w:tc>
                <w:tcPr>
                  <w:tcW w:w="8800" w:type="dxa"/>
                  <w:tcBorders>
                    <w:top w:val="single" w:sz="1" w:color="999999"/>
                    <w:left w:val="single" w:sz="1" w:color="999999"/>
                    <w:bottom w:val="single" w:sz="1" w:color="999999"/>
                    <w:right w:val="single" w:sz="1" w:color="999999"/>
                  </w:tcBorders>
                  <w:shd w:val="clear" w:fill="E7EFFA"/>
                  <w:tcMar>
                    <w:top w:w="80" w:type="dxa"/>
                    <w:left w:w="120" w:type="dxa"/>
                    <w:bottom w:w="80" w:type="dxa"/>
                    <w:right w:w="120" w:type="dxa"/>
                  </w:tcMar>
                </w:tcPr>
                <w:p w14:paraId="14A423FB" w14:textId="5E466180">
                  <w:r>
                    <w:rPr>
                      <w:rFonts w:ascii="Arial" w:hAnsi="Arial" w:eastAsia="Arial" w:cs="Arial"/>
                      <w:b/>
                      <w:bCs/>
                      <w:color w:val="2B6CB0"/>
                      <w:sz w:val="22"/>
                      <w:szCs w:val="22"/>
                    </w:rPr>
                    <w:t>LEVEL 2 (Middle Table)</w:t>
                  </w:r>
                </w:p>
                <w:tbl>
                  <w:tblPr>
                    <w:tblW w:w="8200" w:type="dxa"/>
                    <w:tblBorders>
                      <w:top w:val="single" w:sz="4" w:color="auto"/>
                      <w:left w:val="single" w:sz="4" w:color="auto"/>
                      <w:bottom w:val="single" w:sz="4" w:color="auto"/>
                      <w:right w:val="single" w:sz="4" w:color="auto"/>
                      <w:insideH w:val="single" w:sz="4" w:color="auto"/>
                      <w:insideV w:val="single" w:sz="4" w:color="auto"/>
                    </w:tblBorders>
                  </w:tblPr>
                  <w:tblGrid>
                    <w:gridCol w:w="4100"/>
                    <w:gridCol w:w="4100"/>
                  </w:tblGrid>
                  <w:tr>
                    <w:tc>
                      <w:tcPr>
                        <w:tcW w:w="4100" w:type="dxa"/>
                        <w:tcBorders>
                          <w:top w:val="single" w:sz="1" w:color="999999"/>
                          <w:left w:val="single" w:sz="1" w:color="999999"/>
                          <w:bottom w:val="single" w:sz="1" w:color="999999"/>
                          <w:right w:val="single" w:sz="1" w:color="999999"/>
                        </w:tcBorders>
                        <w:shd w:val="clear" w:fill="D8EFE0"/>
                        <w:tcMar>
                          <w:top w:w="80" w:type="dxa"/>
                          <w:left w:w="120" w:type="dxa"/>
                          <w:bottom w:w="80" w:type="dxa"/>
                          <w:right w:w="120" w:type="dxa"/>
                        </w:tcMar>
                      </w:tcPr>
                      <w:p w14:paraId="272B6900" w14:textId="4C119000">
                        <w:r>
                          <w:rPr>
                            <w:rFonts w:ascii="Arial" w:hAnsi="Arial" w:eastAsia="Arial" w:cs="Arial"/>
                            <w:b/>
                            <w:bCs/>
                            <w:color w:val="1B5E3A"/>
                            <w:sz w:val="20"/>
                            <w:szCs w:val="20"/>
                          </w:rPr>
                          <w:t>LEVEL 3 – Cell A</w:t>
                        </w:r>
                      </w:p>
                    </w:tc>
                    <w:tc>
                      <w:tcPr>
                        <w:tcW w:w="4100" w:type="dxa"/>
                        <w:tcBorders>
                          <w:top w:val="single" w:sz="1" w:color="999999"/>
                          <w:left w:val="single" w:sz="1" w:color="999999"/>
                          <w:bottom w:val="single" w:sz="1" w:color="999999"/>
                          <w:right w:val="single" w:sz="1" w:color="999999"/>
                        </w:tcBorders>
                        <w:shd w:val="clear" w:fill="FFF3CD"/>
                        <w:tcMar>
                          <w:top w:w="80" w:type="dxa"/>
                          <w:left w:w="120" w:type="dxa"/>
                          <w:bottom w:w="80" w:type="dxa"/>
                          <w:right w:w="120" w:type="dxa"/>
                        </w:tcMar>
                      </w:tcPr>
                      <w:p w14:paraId="2C7D4C00" w14:textId="3D0E5F00">
                        <w:r>
                          <w:rPr>
                            <w:rFonts w:ascii="Arial" w:hAnsi="Arial" w:eastAsia="Arial" w:cs="Arial"/>
                            <w:b/>
                            <w:bCs/>
                            <w:color w:val="7A5B0C"/>
                            <w:sz w:val="20"/>
                            <w:szCs w:val="20"/>
                          </w:rPr>
                          <w:t>LEVEL 3 – Cell B</w:t>
                        </w:r>
                      </w:p>
                    </w:tc>
                  </w:tr>
                </w:tbl>
                <w:p w14:paraId="3FC4EA77" w14:textId="565E7200"/>
              </w:tc>
            </w:tr>
          </w:tbl>
          <w:p w14:paraId="773630B4" w14:textId="1D0F7600"/>
        </w:tc>
      </w:tr>
    </w:tbl>
    <w:p w14:paraId="34C17E00" w14:textId="6AAFCFE1">
      <w:r>
        <w:lastRenderedPageBreak/>
        <w:br w:type="page"/>
      </w:r>
      <w:r/>
    </w:p>
    <w:p w14:paraId="7457F400" w14:textId="02A0946E">
      <w:pPr>
        <w:pStyle w:val="Heading1"/>
      </w:pPr>
      <w:bookmarkStart w:id="900032" w:name="_Toc2145238477"/>
      <w:bookmarkStart w:id="16" w:name="section7"/>
      <w:r>
        <w:rPr>
          <w:rFonts w:ascii="Arial" w:hAnsi="Arial" w:eastAsia="Arial" w:cs="Arial"/>
          <w:b/>
          <w:bCs/>
          <w:color w:val="1A3550"/>
          <w:sz w:val="36"/>
          <w:szCs w:val="36"/>
        </w:rPr>
        <w:t>7. Comments &amp; Annotations</w:t>
      </w:r>
      <w:bookmarkEnd w:id="900032"/>
      <w:bookmarkEnd w:id="16"/>
    </w:p>
    <w:p w14:paraId="50F4F205" w14:textId="3D193E00">
      <w:pPr>
        <w:spacing w:after="120"/>
      </w:pPr>
      <w:r>
        <w:rPr>
          <w:rFonts w:ascii="Arial" w:hAnsi="Arial" w:eastAsia="Arial" w:cs="Arial"/>
          <w:sz w:val="22"/>
          <w:szCs w:val="22"/>
        </w:rPr>
        <w:t xml:space="preserve">This paragraph contains </w:t>
      </w:r>
      <w:commentRangeStart w:id="0"/>
      <w:r>
        <w:rPr>
          <w:rFonts w:ascii="Arial" w:hAnsi="Arial" w:eastAsia="Arial" w:cs="Arial"/>
          <w:b/>
          <w:bCs/>
          <w:sz w:val="22"/>
          <w:szCs w:val="22"/>
        </w:rPr>
        <w:t>text with a QA review comment</w:t>
      </w:r>
      <w:commentRangeEnd w:id="0"/>
      <w:r>
        <w:rPr>
          <w:rStyle w:val="CommentReference"/>
        </w:rPr>
        <w:commentReference w:id="0"/>
      </w:r>
      <w:r>
        <w:rPr>
          <w:rFonts w:ascii="Arial" w:hAnsi="Arial" w:eastAsia="Arial" w:cs="Arial"/>
          <w:sz w:val="22"/>
          <w:szCs w:val="22"/>
        </w:rPr>
        <w:t xml:space="preserve"> attached to it. And here is </w:t>
      </w:r>
      <w:commentRangeStart w:id="1"/>
      <w:r>
        <w:rPr>
          <w:rFonts w:ascii="Arial" w:hAnsi="Arial" w:eastAsia="Arial" w:cs="Arial"/>
          <w:color w:val="1E8A4C"/>
          <w:sz w:val="22"/>
          <w:szCs w:val="22"/>
        </w:rPr>
        <w:t>legal-approved text</w:t>
      </w:r>
      <w:commentRangeEnd w:id="1"/>
      <w:r>
        <w:rPr>
          <w:rStyle w:val="CommentReference"/>
        </w:rPr>
        <w:commentReference w:id="1"/>
      </w:r>
      <w:r>
        <w:rPr>
          <w:rFonts w:ascii="Arial" w:hAnsi="Arial" w:eastAsia="Arial" w:cs="Arial"/>
          <w:sz w:val="22"/>
          <w:szCs w:val="22"/>
        </w:rPr>
        <w:t xml:space="preserve"> with another comment.</w:t>
      </w:r>
    </w:p>
    <w:p w14:paraId="50557443" w14:textId="12B95000">
      <w:pPr>
        <w:spacing w:after="120"/>
      </w:pPr>
      <w:r>
        <w:rPr>
          <w:rFonts w:ascii="Arial" w:hAnsi="Arial" w:eastAsia="Arial" w:cs="Arial"/>
          <w:sz w:val="22"/>
          <w:szCs w:val="22"/>
        </w:rPr>
        <w:t xml:space="preserve">This section also has </w:t>
      </w:r>
      <w:commentRangeStart w:id="2"/>
      <w:commentRangeStart w:id="3"/>
      <w:r>
        <w:rPr>
          <w:rFonts w:ascii="Arial" w:hAnsi="Arial" w:eastAsia="Arial" w:cs="Arial"/>
          <w:i/>
          <w:iCs/>
          <w:sz w:val="22"/>
          <w:szCs w:val="22"/>
        </w:rPr>
        <w:t>Unicode test text with a comment and its reply</w:t>
      </w:r>
      <w:commentRangeEnd w:id="2"/>
      <w:r>
        <w:rPr>
          <w:rStyle w:val="CommentReference"/>
        </w:rPr>
        <w:commentReference w:id="2"/>
      </w:r>
      <w:commentRangeEnd w:id="3"/>
      <w:r>
        <w:rPr>
          <w:rStyle w:val="CommentReference"/>
        </w:rPr>
        <w:commentReference w:id="3"/>
      </w:r>
      <w:r>
        <w:rPr>
          <w:rFonts w:ascii="Arial" w:hAnsi="Arial" w:eastAsia="Arial" w:cs="Arial"/>
          <w:sz w:val="22"/>
          <w:szCs w:val="22"/>
        </w:rPr>
        <w:t xml:space="preserve"> demonstrating threaded comments.</w:t>
      </w:r>
    </w:p>
    <w:p w14:paraId="3BBA2D00" w14:textId="2305B800">
      <w:pPr>
        <w:pStyle w:val="Heading2"/>
      </w:pPr>
      <w:bookmarkStart w:id="960001" w:name="_Toc7100000001"/>
      <w:r>
        <w:rPr>
          <w:rFonts w:ascii="Arial" w:hAnsi="Arial" w:eastAsia="Arial" w:cs="Arial"/>
          <w:b/>
          <w:bCs/>
          <w:color w:val="2B6CB0"/>
          <w:sz w:val="30"/>
          <w:szCs w:val="30"/>
        </w:rPr>
        <w:t>7.1 Tracked Changes</w:t>
      </w:r>
      <w:bookmarkEnd w:id="960001"/>
    </w:p>
    <w:p w14:paraId="42E15E8B" w14:textId="1A0B5C00">
      <w:pPr>
        <w:spacing w:after="120"/>
      </w:pPr>
      <w:r>
        <w:rPr>
          <w:rFonts w:ascii="Arial" w:hAnsi="Arial" w:eastAsia="Arial" w:cs="Arial"/>
          <w:sz w:val="22"/>
          <w:szCs w:val="22"/>
        </w:rPr>
        <w:t xml:space="preserve">This paragraph contains a suggested rewrite: </w:t>
      </w:r>
      <w:del w:id="950001" w:author="QA Reviewer" w:date="2026-03-27T15:48:00Z">
        <w:r>
          <w:rPr>
            <w:rFonts w:ascii="Arial" w:hAnsi="Arial" w:eastAsia="Arial" w:cs="Arial"/>
            <w:sz w:val="22"/>
            <w:szCs w:val="22"/>
          </w:rPr>
          <w:delText>the original wording</w:delText>
        </w:r>
      </w:del>
      <w:ins w:id="950002" w:author="QA Reviewer" w:date="2026-03-27T15:48:00Z">
        <w:r>
          <w:rPr>
            <w:rFonts w:ascii="Arial" w:hAnsi="Arial" w:eastAsia="Arial" w:cs="Arial"/>
            <w:sz w:val="22"/>
            <w:szCs w:val="22"/>
          </w:rPr>
          <w:t>the proposed wording</w:t>
        </w:r>
      </w:ins>
      <w:r>
        <w:rPr>
          <w:rFonts w:ascii="Arial" w:hAnsi="Arial" w:eastAsia="Arial" w:cs="Arial"/>
          <w:sz w:val="22"/>
          <w:szCs w:val="22"/>
        </w:rPr>
        <w:t>, with the author and timestamp preserved.</w:t>
      </w:r>
    </w:p>
    <w:p w14:paraId="2ACD4FB4" w14:textId="48B03C00">
      <w:pPr>
        <w:spacing w:after="120"/>
      </w:pPr>
      <w:r>
        <w:rPr>
          <w:rFonts w:ascii="Arial" w:hAnsi="Arial" w:eastAsia="Arial" w:cs="Arial"/>
          <w:sz w:val="22"/>
          <w:szCs w:val="22"/>
        </w:rPr>
        <w:t xml:space="preserve">Deletions stay in the document until they are accepted, so this </w:t>
      </w:r>
      <w:del w:id="950003" w:author="Dev Lead" w:date="2026-03-27T11:12:00Z">
        <w:r>
          <w:rPr>
            <w:rFonts w:ascii="Arial" w:hAnsi="Arial" w:eastAsia="Arial" w:cs="Arial"/>
            <w:sz w:val="22"/>
            <w:szCs w:val="22"/>
          </w:rPr>
          <w:delText>clause marked for removal</w:delText>
        </w:r>
      </w:del>
      <w:r>
        <w:rPr>
          <w:rFonts w:ascii="Arial" w:hAnsi="Arial" w:eastAsia="Arial" w:cs="Arial"/>
          <w:sz w:val="22"/>
          <w:szCs w:val="22"/>
        </w:rPr>
        <w:t xml:space="preserve"> still renders with a strikethrough.</w:t>
      </w:r>
    </w:p>
    <w:p w14:paraId="6C3C6728" w14:textId="54EFE000">
      <w:pPr>
        <w:spacing w:after="120"/>
      </w:pPr>
      <w:r>
        <w:rPr>
          <w:rFonts w:ascii="Arial" w:hAnsi="Arial" w:eastAsia="Arial" w:cs="Arial"/>
          <w:sz w:val="22"/>
          <w:szCs w:val="22"/>
        </w:rPr>
        <w:t xml:space="preserve">Insertions render underlined until accepted: </w:t>
      </w:r>
      <w:ins w:id="950004" w:author="Docs Team" w:date="2026-03-30T09:05:00Z">
        <w:r>
          <w:rPr>
            <w:rFonts w:ascii="Arial" w:hAnsi="Arial" w:eastAsia="Arial" w:cs="Arial"/>
            <w:sz w:val="22"/>
            <w:szCs w:val="22"/>
          </w:rPr>
          <w:t>this clause was added by a reviewer</w:t>
        </w:r>
      </w:ins>
      <w:r>
        <w:rPr>
          <w:rFonts w:ascii="Arial" w:hAnsi="Arial" w:eastAsia="Arial" w:cs="Arial"/>
          <w:sz w:val="22"/>
          <w:szCs w:val="22"/>
        </w:rPr>
        <w:t>.</w:t>
      </w:r>
    </w:p>
    <w:p w14:paraId="59C48568" w14:textId="256B40F2">
      <w:r>
        <w:lastRenderedPageBreak/>
        <w:br w:type="page"/>
      </w:r>
      <w:r/>
    </w:p>
    <w:p w14:paraId="542BD600" w14:textId="741C88E5">
      <w:pPr>
        <w:pStyle w:val="Heading1"/>
      </w:pPr>
      <w:bookmarkStart w:id="900033" w:name="_Toc1798998492"/>
      <w:bookmarkStart w:id="17" w:name="section8"/>
      <w:r>
        <w:rPr>
          <w:rFonts w:ascii="Arial" w:hAnsi="Arial" w:eastAsia="Arial" w:cs="Arial"/>
          <w:b/>
          <w:bCs/>
          <w:color w:val="1A3550"/>
          <w:sz w:val="36"/>
          <w:szCs w:val="36"/>
        </w:rPr>
        <w:t>8. Footnotes &amp; Endnotes</w:t>
      </w:r>
      <w:bookmarkEnd w:id="900033"/>
      <w:bookmarkEnd w:id="17"/>
    </w:p>
    <w:p w14:paraId="2B80C098" w14:textId="4780C300">
      <w:pPr>
        <w:pStyle w:val="Heading2"/>
      </w:pPr>
      <w:bookmarkStart w:id="900034" w:name="_Toc44621738"/>
      <w:r>
        <w:rPr>
          <w:rFonts w:ascii="Arial" w:hAnsi="Arial" w:eastAsia="Arial" w:cs="Arial"/>
          <w:b/>
          <w:bCs/>
          <w:color w:val="2B6CB0"/>
          <w:sz w:val="30"/>
          <w:szCs w:val="30"/>
        </w:rPr>
        <w:t>8.1 Footnotes</w:t>
      </w:r>
      <w:bookmarkEnd w:id="900034"/>
    </w:p>
    <w:p w14:paraId="05DA3405" w14:textId="60D38700">
      <w:pPr>
        <w:spacing w:after="120"/>
      </w:pPr>
      <w:r>
        <w:rPr>
          <w:rFonts w:ascii="Arial" w:hAnsi="Arial" w:eastAsia="Arial" w:cs="Arial"/>
          <w:sz w:val="22"/>
          <w:szCs w:val="22"/>
        </w:rPr>
        <w:t>Standard footnote</w:t>
      </w:r>
      <w:r>
        <w:footnoteReference w:id="1"/>
      </w:r>
      <w:r>
        <w:rPr>
          <w:rFonts w:ascii="Arial" w:hAnsi="Arial" w:eastAsia="Arial" w:cs="Arial"/>
          <w:sz w:val="22"/>
          <w:szCs w:val="22"/>
        </w:rPr>
        <w:t>, formatted footnote</w:t>
      </w:r>
      <w:r>
        <w:footnoteReference w:id="2"/>
      </w:r>
      <w:r>
        <w:rPr>
          <w:rFonts w:ascii="Arial" w:hAnsi="Arial" w:eastAsia="Arial" w:cs="Arial"/>
          <w:sz w:val="22"/>
          <w:szCs w:val="22"/>
        </w:rPr>
        <w:t>, and third</w:t>
      </w:r>
      <w:r>
        <w:footnoteReference w:id="3"/>
      </w:r>
      <w:r>
        <w:rPr>
          <w:rFonts w:ascii="Arial" w:hAnsi="Arial" w:eastAsia="Arial" w:cs="Arial"/>
          <w:sz w:val="22"/>
          <w:szCs w:val="22"/>
        </w:rPr>
        <w:t>.</w:t>
      </w:r>
    </w:p>
    <w:p w14:paraId="64C48D67" w14:textId="78595800">
      <w:pPr>
        <w:pStyle w:val="Heading2"/>
      </w:pPr>
      <w:bookmarkStart w:id="900035" w:name="_Toc1430510899"/>
      <w:r>
        <w:rPr>
          <w:rFonts w:ascii="Arial" w:hAnsi="Arial" w:eastAsia="Arial" w:cs="Arial"/>
          <w:b/>
          <w:bCs/>
          <w:color w:val="2B6CB0"/>
          <w:sz w:val="30"/>
          <w:szCs w:val="30"/>
        </w:rPr>
        <w:t>8.2 Endnotes (Injected via XML)</w:t>
      </w:r>
      <w:bookmarkEnd w:id="900035"/>
    </w:p>
    <w:p w14:paraId="4FC3F7EE" w14:textId="7B2ABE37">
      <w:pPr>
        <w:spacing w:after="120"/>
      </w:pPr>
      <w:r>
        <w:rPr>
          <w:rFonts w:ascii="Arial" w:hAnsi="Arial" w:eastAsia="Arial" w:cs="Arial"/>
          <w:sz w:val="22"/>
          <w:szCs w:val="22"/>
        </w:rPr>
        <w:t>First endnote reference</w:t>
      </w:r>
      <w:r>
        <w:endnoteReference w:id="1"/>
      </w:r>
      <w:r>
        <w:rPr>
          <w:rFonts w:ascii="Arial" w:hAnsi="Arial" w:eastAsia="Arial" w:cs="Arial"/>
          <w:sz w:val="22"/>
          <w:szCs w:val="22"/>
        </w:rPr>
        <w:t xml:space="preserve"> and second endnote</w:t>
      </w:r>
      <w:r>
        <w:endnoteReference w:id="2"/>
      </w:r>
      <w:r>
        <w:rPr>
          <w:rFonts w:ascii="Arial" w:hAnsi="Arial" w:eastAsia="Arial" w:cs="Arial"/>
          <w:sz w:val="22"/>
          <w:szCs w:val="22"/>
        </w:rPr>
        <w:t>. Endnotes appear at the end of the document.</w:t>
      </w:r>
    </w:p>
    <w:p w14:paraId="76B43600" w14:textId="76C809C8">
      <w:pPr>
        <w:spacing w:after="120"/>
      </w:pPr>
      <w:r>
        <w:rPr>
          <w:rFonts w:ascii="Arial" w:hAnsi="Arial" w:eastAsia="Arial" w:cs="Arial"/>
          <w:color w:val="FFFFFF"/>
          <w:sz w:val="2"/>
          <w:szCs w:val="2"/>
        </w:rPr>
        <w:t>ENDNOTE_INJECTION_MARKER</w:t>
      </w:r>
    </w:p>
    <w:p w14:paraId="4014E800" w14:textId="623A0BF6">
      <w:r>
        <w:lastRenderedPageBreak/>
        <w:br w:type="page"/>
      </w:r>
      <w:r/>
    </w:p>
    <w:p w14:paraId="35FDF400" w14:textId="126D2818">
      <w:pPr>
        <w:pStyle w:val="Heading1"/>
      </w:pPr>
      <w:bookmarkStart w:id="900036" w:name="_Toc303816627"/>
      <w:bookmarkStart w:id="18" w:name="section9"/>
      <w:r>
        <w:rPr>
          <w:rFonts w:ascii="Arial" w:hAnsi="Arial" w:eastAsia="Arial" w:cs="Arial"/>
          <w:b/>
          <w:bCs/>
          <w:color w:val="1A3550"/>
          <w:sz w:val="36"/>
          <w:szCs w:val="36"/>
        </w:rPr>
        <w:t>9. Hyperlinks &amp; Cross-References</w:t>
      </w:r>
      <w:bookmarkEnd w:id="900036"/>
      <w:bookmarkEnd w:id="18"/>
    </w:p>
    <w:p w14:paraId="0656B8C0" w14:textId="7F3A6800">
      <w:pPr>
        <w:pStyle w:val="Heading2"/>
      </w:pPr>
      <w:bookmarkStart w:id="900037" w:name="_Toc986397506"/>
      <w:r>
        <w:rPr>
          <w:rFonts w:ascii="Arial" w:hAnsi="Arial" w:eastAsia="Arial" w:cs="Arial"/>
          <w:b/>
          <w:bCs/>
          <w:color w:val="2B6CB0"/>
          <w:sz w:val="30"/>
          <w:szCs w:val="30"/>
        </w:rPr>
        <w:t>9.1 External Hyperlinks</w:t>
      </w:r>
      <w:bookmarkEnd w:id="900037"/>
    </w:p>
    <w:p w14:paraId="21B6013B" w14:textId="27A0F936">
      <w:pPr>
        <w:spacing w:after="120"/>
      </w:pPr>
      <w:r>
        <w:rPr>
          <w:rFonts w:ascii="Arial" w:hAnsi="Arial" w:eastAsia="Arial" w:cs="Arial"/>
          <w:sz w:val="22"/>
          <w:szCs w:val="22"/>
        </w:rPr>
        <w:t xml:space="preserve">Visit </w:t>
      </w:r>
      <w:hyperlink r:id="rIdpuozvwbows622nbfcq69x">
        <w:r>
          <w:rPr>
            <w:rStyle w:val="Hyperlink"/>
            <w:rFonts w:ascii="Arial" w:hAnsi="Arial" w:eastAsia="Arial" w:cs="Arial"/>
            <w:color w:val="0563C1"/>
            <w:sz w:val="22"/>
            <w:szCs w:val="22"/>
            <w:u w:val="single"/>
          </w:rPr>
          <w:t>Example.com</w:t>
        </w:r>
      </w:hyperlink>
      <w:r>
        <w:rPr>
          <w:rFonts w:ascii="Arial" w:hAnsi="Arial" w:eastAsia="Arial" w:cs="Arial"/>
          <w:sz w:val="22"/>
          <w:szCs w:val="22"/>
        </w:rPr>
        <w:t xml:space="preserve"> or </w:t>
      </w:r>
      <w:hyperlink r:id="rIdy06kg9jwrmgpnhtqcjjyi">
        <w:r>
          <w:rPr>
            <w:rStyle w:val="Hyperlink"/>
            <w:rFonts w:ascii="Arial" w:hAnsi="Arial" w:eastAsia="Arial" w:cs="Arial"/>
            <w:color w:val="0563C1"/>
            <w:sz w:val="22"/>
            <w:szCs w:val="22"/>
            <w:u w:val="single"/>
          </w:rPr>
          <w:t>docx-editor.dev</w:t>
        </w:r>
      </w:hyperlink>
      <w:r>
        <w:rPr>
          <w:rFonts w:ascii="Arial" w:hAnsi="Arial" w:eastAsia="Arial" w:cs="Arial"/>
          <w:sz w:val="22"/>
          <w:szCs w:val="22"/>
        </w:rPr>
        <w:t>.</w:t>
      </w:r>
    </w:p>
    <w:p w14:paraId="42B9A600" w14:textId="7B9F7400">
      <w:pPr>
        <w:pStyle w:val="Heading2"/>
      </w:pPr>
      <w:bookmarkStart w:id="900038" w:name="_Toc1635594523"/>
      <w:r>
        <w:rPr>
          <w:rFonts w:ascii="Arial" w:hAnsi="Arial" w:eastAsia="Arial" w:cs="Arial"/>
          <w:b/>
          <w:bCs/>
          <w:color w:val="2B6CB0"/>
          <w:sz w:val="30"/>
          <w:szCs w:val="30"/>
        </w:rPr>
        <w:t>9.2 Internal Bookmarks</w:t>
      </w:r>
      <w:bookmarkEnd w:id="900038"/>
    </w:p>
    <w:p w14:paraId="11FD5460" w14:textId="451DC8EA">
      <w:pPr>
        <w:spacing w:after="120"/>
      </w:pPr>
      <w:r>
        <w:rPr>
          <w:rFonts w:ascii="Arial" w:hAnsi="Arial" w:eastAsia="Arial" w:cs="Arial"/>
          <w:sz w:val="22"/>
          <w:szCs w:val="22"/>
        </w:rPr>
        <w:t xml:space="preserve">Jump to: </w:t>
      </w:r>
      <w:hyperlink w:anchor="section1">
        <w:r>
          <w:rPr>
            <w:rStyle w:val="Hyperlink"/>
            <w:rFonts w:ascii="Arial" w:hAnsi="Arial" w:eastAsia="Arial" w:cs="Arial"/>
            <w:color w:val="0563C1"/>
            <w:sz w:val="22"/>
            <w:szCs w:val="22"/>
            <w:u w:val="single"/>
          </w:rPr>
          <w:t>Section 1</w:t>
        </w:r>
      </w:hyperlink>
      <w:r>
        <w:rPr>
          <w:rFonts w:ascii="Arial" w:hAnsi="Arial" w:eastAsia="Arial" w:cs="Arial"/>
          <w:sz w:val="22"/>
          <w:szCs w:val="22"/>
        </w:rPr>
        <w:t xml:space="preserve"> | </w:t>
      </w:r>
      <w:hyperlink w:anchor="section6">
        <w:r>
          <w:rPr>
            <w:rStyle w:val="Hyperlink"/>
            <w:rFonts w:ascii="Arial" w:hAnsi="Arial" w:eastAsia="Arial" w:cs="Arial"/>
            <w:color w:val="0563C1"/>
            <w:sz w:val="22"/>
            <w:szCs w:val="22"/>
            <w:u w:val="single"/>
          </w:rPr>
          <w:t>Section 6 – Nested Tables</w:t>
        </w:r>
      </w:hyperlink>
      <w:r>
        <w:rPr>
          <w:rFonts w:ascii="Arial" w:hAnsi="Arial" w:eastAsia="Arial" w:cs="Arial"/>
          <w:sz w:val="22"/>
          <w:szCs w:val="22"/>
        </w:rPr>
        <w:t xml:space="preserve"> | </w:t>
      </w:r>
      <w:hyperlink w:anchor="section12">
        <w:r>
          <w:rPr>
            <w:rStyle w:val="Hyperlink"/>
            <w:rFonts w:ascii="Arial" w:hAnsi="Arial" w:eastAsia="Arial" w:cs="Arial"/>
            <w:color w:val="0563C1"/>
            <w:sz w:val="22"/>
            <w:szCs w:val="22"/>
            <w:u w:val="single"/>
          </w:rPr>
          <w:t>Section 12 – Form Elements</w:t>
        </w:r>
      </w:hyperlink>
    </w:p>
    <w:p w14:paraId="0210CC92" w14:textId="34586360">
      <w:r>
        <w:lastRenderedPageBreak/>
        <w:br w:type="page"/>
      </w:r>
      <w:r/>
    </w:p>
    <w:p w14:paraId="390D3D9F" w14:textId="3EC6CDBC">
      <w:pPr>
        <w:pStyle w:val="Heading1"/>
      </w:pPr>
      <w:bookmarkStart w:id="900039" w:name="_Toc60363811"/>
      <w:bookmarkStart w:id="19" w:name="section10"/>
      <w:r>
        <w:rPr>
          <w:rFonts w:ascii="Arial" w:hAnsi="Arial" w:eastAsia="Arial" w:cs="Arial"/>
          <w:b/>
          <w:bCs/>
          <w:color w:val="1A3550"/>
          <w:sz w:val="36"/>
          <w:szCs w:val="36"/>
        </w:rPr>
        <w:t>10. Images</w:t>
      </w:r>
      <w:bookmarkEnd w:id="900039"/>
      <w:bookmarkEnd w:id="19"/>
    </w:p>
    <w:p w14:paraId="1FD5F600" w14:textId="215FD589">
      <w:pPr>
        <w:pStyle w:val="Heading2"/>
      </w:pPr>
      <w:bookmarkStart w:id="900040" w:name="_Toc1757856986"/>
      <w:r>
        <w:rPr>
          <w:rFonts w:ascii="Arial" w:hAnsi="Arial" w:eastAsia="Arial" w:cs="Arial"/>
          <w:b/>
          <w:bCs/>
          <w:color w:val="2B6CB0"/>
          <w:sz w:val="30"/>
          <w:szCs w:val="30"/>
        </w:rPr>
        <w:t>10.1 Inline Images</w:t>
      </w:r>
      <w:bookmarkEnd w:id="900040"/>
    </w:p>
    <w:p w14:paraId="1BFA5400" w14:textId="4C650BAF">
      <w:pPr>
        <w:spacing w:after="120"/>
      </w:pPr>
      <w:r>
        <w:rPr>
          <w:rFonts w:ascii="Arial" w:hAnsi="Arial" w:eastAsia="Arial" w:cs="Arial"/>
          <w:sz w:val="22"/>
          <w:szCs w:val="22"/>
        </w:rPr>
        <w:t xml:space="preserve">Inline: </w:t>
      </w:r>
      <w:r>
        <w:drawing>
          <wp:inline distT="0" distB="0" distL="0" distR="0">
            <wp:extent cx="190500" cy="190500"/>
            <wp:effectExtent l="0" t="0" r="0" b="0"/>
            <wp:docPr id="100001" name="Red" descr="Red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Red square"/>
                    <pic:cNvPicPr/>
                  </pic:nvPicPr>
                  <pic:blipFill>
                    <a:blip r:embed="rId15"/>
                    <a:stretch>
                      <a:fillRect/>
                    </a:stretch>
                  </pic:blipFill>
                  <pic:spPr>
                    <a:xfrm>
                      <a:off x="0" y="0"/>
                      <a:ext cx="190500" cy="190500"/>
                    </a:xfrm>
                    <a:prstGeom prst="rect">
                      <a:avLst/>
                    </a:prstGeom>
                  </pic:spPr>
                </pic:pic>
              </a:graphicData>
            </a:graphic>
          </wp:inline>
        </w:drawing>
      </w:r>
      <w:r>
        <w:rPr>
          <w:rFonts w:ascii="Arial" w:hAnsi="Arial" w:eastAsia="Arial" w:cs="Arial"/>
          <w:sz w:val="22"/>
          <w:szCs w:val="22"/>
        </w:rPr>
        <w:t xml:space="preserve"> red </w:t>
      </w:r>
      <w:r>
        <w:drawing>
          <wp:inline distT="0" distB="0" distL="0" distR="0">
            <wp:extent cx="190500" cy="190500"/>
            <wp:effectExtent l="0" t="0" r="0" b="0"/>
            <wp:docPr id="100002" name="Blue" descr="Blue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Blue square"/>
                    <pic:cNvPicPr/>
                  </pic:nvPicPr>
                  <pic:blipFill>
                    <a:blip r:embed="rId16"/>
                    <a:stretch>
                      <a:fillRect/>
                    </a:stretch>
                  </pic:blipFill>
                  <pic:spPr>
                    <a:xfrm>
                      <a:off x="0" y="0"/>
                      <a:ext cx="190500" cy="190500"/>
                    </a:xfrm>
                    <a:prstGeom prst="rect">
                      <a:avLst/>
                    </a:prstGeom>
                  </pic:spPr>
                </pic:pic>
              </a:graphicData>
            </a:graphic>
          </wp:inline>
        </w:drawing>
      </w:r>
      <w:r>
        <w:rPr>
          <w:rFonts w:ascii="Arial" w:hAnsi="Arial" w:eastAsia="Arial" w:cs="Arial"/>
          <w:sz w:val="22"/>
          <w:szCs w:val="22"/>
        </w:rPr>
        <w:t xml:space="preserve"> blue </w:t>
      </w:r>
      <w:r>
        <w:drawing>
          <wp:inline distT="0" distB="0" distL="0" distR="0">
            <wp:extent cx="190500" cy="190500"/>
            <wp:effectExtent l="0" t="0" r="0" b="0"/>
            <wp:docPr id="100003" name="Green" descr="Green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Green square"/>
                    <pic:cNvPicPr/>
                  </pic:nvPicPr>
                  <pic:blipFill>
                    <a:blip r:embed="rId14"/>
                    <a:stretch>
                      <a:fillRect/>
                    </a:stretch>
                  </pic:blipFill>
                  <pic:spPr>
                    <a:xfrm>
                      <a:off x="0" y="0"/>
                      <a:ext cx="190500" cy="190500"/>
                    </a:xfrm>
                    <a:prstGeom prst="rect">
                      <a:avLst/>
                    </a:prstGeom>
                  </pic:spPr>
                </pic:pic>
              </a:graphicData>
            </a:graphic>
          </wp:inline>
        </w:drawing>
      </w:r>
      <w:r>
        <w:rPr>
          <w:rFonts w:ascii="Arial" w:hAnsi="Arial" w:eastAsia="Arial" w:cs="Arial"/>
          <w:sz w:val="22"/>
          <w:szCs w:val="22"/>
        </w:rPr>
        <w:t xml:space="preserve"> green </w:t>
      </w:r>
      <w:r>
        <w:drawing>
          <wp:inline distT="0" distB="0" distL="0" distR="0">
            <wp:extent cx="190500" cy="190500"/>
            <wp:effectExtent l="0" t="0" r="0" b="0"/>
            <wp:docPr id="100004" name="Orange" descr="Orange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Orange square"/>
                    <pic:cNvPicPr/>
                  </pic:nvPicPr>
                  <pic:blipFill>
                    <a:blip r:embed="rId17"/>
                    <a:stretch>
                      <a:fillRect/>
                    </a:stretch>
                  </pic:blipFill>
                  <pic:spPr>
                    <a:xfrm>
                      <a:off x="0" y="0"/>
                      <a:ext cx="190500" cy="190500"/>
                    </a:xfrm>
                    <a:prstGeom prst="rect">
                      <a:avLst/>
                    </a:prstGeom>
                  </pic:spPr>
                </pic:pic>
              </a:graphicData>
            </a:graphic>
          </wp:inline>
        </w:drawing>
      </w:r>
      <w:r>
        <w:rPr>
          <w:rFonts w:ascii="Arial" w:hAnsi="Arial" w:eastAsia="Arial" w:cs="Arial"/>
          <w:sz w:val="22"/>
          <w:szCs w:val="22"/>
        </w:rPr>
        <w:t xml:space="preserve"> orange.</w:t>
      </w:r>
    </w:p>
    <w:p w14:paraId="6337E700" w14:textId="09C0A5C3">
      <w:pPr>
        <w:pStyle w:val="Heading2"/>
      </w:pPr>
      <w:bookmarkStart w:id="900041" w:name="_Toc1149703421"/>
      <w:r>
        <w:rPr>
          <w:rFonts w:ascii="Arial" w:hAnsi="Arial" w:eastAsia="Arial" w:cs="Arial"/>
          <w:b/>
          <w:bCs/>
          <w:color w:val="2B6CB0"/>
          <w:sz w:val="30"/>
          <w:szCs w:val="30"/>
        </w:rPr>
        <w:t>10.2 Block Image (Centered)</w:t>
      </w:r>
      <w:bookmarkEnd w:id="900041"/>
    </w:p>
    <w:p w14:paraId="61AE9000" w14:textId="606867C3">
      <w:pPr>
        <w:spacing w:after="60"/>
        <w:jc w:val="center"/>
      </w:pPr>
      <w:r>
        <w:drawing>
          <wp:inline distT="0" distB="0" distL="0" distR="0">
            <wp:extent cx="2857500" cy="762000"/>
            <wp:effectExtent l="0" t="0" r="0" b="0"/>
            <wp:docPr id="100005" name="Banner" descr="Test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Test banner"/>
                    <pic:cNvPicPr/>
                  </pic:nvPicPr>
                  <pic:blipFill>
                    <a:blip r:embed="rId16"/>
                    <a:stretch>
                      <a:fillRect/>
                    </a:stretch>
                  </pic:blipFill>
                  <pic:spPr>
                    <a:xfrm>
                      <a:off x="0" y="0"/>
                      <a:ext cx="2857500" cy="762000"/>
                    </a:xfrm>
                    <a:prstGeom prst="rect">
                      <a:avLst/>
                    </a:prstGeom>
                  </pic:spPr>
                </pic:pic>
              </a:graphicData>
            </a:graphic>
          </wp:inline>
        </w:drawing>
      </w:r>
    </w:p>
    <w:p w14:paraId="376953D8" w14:textId="2D8AAFED">
      <w:pPr>
        <w:spacing w:after="120"/>
        <w:jc w:val="center"/>
      </w:pPr>
      <w:r>
        <w:rPr>
          <w:rFonts w:ascii="Arial" w:hAnsi="Arial" w:eastAsia="Arial" w:cs="Arial"/>
          <w:i/>
          <w:iCs/>
          <w:color w:val="666666"/>
          <w:sz w:val="20"/>
          <w:szCs w:val="20"/>
        </w:rPr>
        <w:t>Figure 1: Test Banner (300×80px)</w:t>
      </w:r>
    </w:p>
    <w:p w14:paraId="66006B80" w14:textId="2149A2EC">
      <w:pPr>
        <w:pStyle w:val="Heading2"/>
      </w:pPr>
      <w:bookmarkStart w:id="900042" w:name="_Toc838305422"/>
      <w:r>
        <w:rPr>
          <w:rFonts w:ascii="Arial" w:hAnsi="Arial" w:eastAsia="Arial" w:cs="Arial"/>
          <w:b/>
          <w:bCs/>
          <w:color w:val="2B6CB0"/>
          <w:sz w:val="30"/>
          <w:szCs w:val="30"/>
        </w:rPr>
        <w:t>10.3 Floating Image (Text Wrap)</w:t>
      </w:r>
      <w:bookmarkEnd w:id="900042"/>
    </w:p>
    <w:p w14:paraId="57C1EC00" w14:textId="11D73D00">
      <w:pPr>
        <w:spacing w:after="120"/>
      </w:pPr>
      <w:r>
        <w:drawing>
          <wp:anchor distT="0" distB="0" distL="114300" distR="0" simplePos="0" relativeHeight="251658240" behindDoc="0" locked="0" layoutInCell="1" allowOverlap="1">
            <wp:simplePos x="0" y="0"/>
            <wp:positionH relativeFrom="margin">
              <wp:align>right</wp:align>
            </wp:positionH>
            <wp:positionV relativeFrom="paragraph">
              <wp:posOffset>0</wp:posOffset>
            </wp:positionV>
            <wp:extent cx="952500" cy="952500"/>
            <wp:effectExtent l="0" t="0" r="0" b="0"/>
            <wp:wrapSquare wrapText="bothSides"/>
            <wp:docPr id="100006" name="Float" descr="Floa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Floating image"/>
                    <pic:cNvPicPr/>
                  </pic:nvPicPr>
                  <pic:blipFill>
                    <a:blip r:embed="rId15"/>
                    <a:stretch>
                      <a:fillRect/>
                    </a:stretch>
                  </pic:blipFill>
                  <pic:spPr>
                    <a:xfrm>
                      <a:off x="0" y="0"/>
                      <a:ext cx="952500" cy="952500"/>
                    </a:xfrm>
                    <a:prstGeom prst="rect">
                      <a:avLst/>
                    </a:prstGeom>
                  </pic:spPr>
                </pic:pic>
              </a:graphicData>
            </a:graphic>
          </wp:anchor>
        </w:drawing>
      </w:r>
      <w:r>
        <w:rPr>
          <w:rFonts w:ascii="Arial" w:hAnsi="Arial" w:eastAsia="Arial" w:cs="Arial"/>
          <w:sz w:val="22"/>
          <w:szCs w:val="22"/>
        </w:rPr>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232B8376" w14:textId="34DBF400">
      <w:r>
        <w:lastRenderedPageBreak/>
        <w:br w:type="page"/>
      </w:r>
      <w:r/>
    </w:p>
    <w:p w14:paraId="545A8200" w14:textId="593AC50B">
      <w:pPr>
        <w:pStyle w:val="Heading1"/>
      </w:pPr>
      <w:bookmarkStart w:id="900043" w:name="_Toc555551067"/>
      <w:bookmarkStart w:id="20" w:name="section11"/>
      <w:r>
        <w:rPr>
          <w:rFonts w:ascii="Arial" w:hAnsi="Arial" w:eastAsia="Arial" w:cs="Arial"/>
          <w:b/>
          <w:bCs/>
          <w:color w:val="1A3550"/>
          <w:sz w:val="36"/>
          <w:szCs w:val="36"/>
        </w:rPr>
        <w:t>11. Tab Stops, Leaders &amp; Breaks</w:t>
      </w:r>
      <w:bookmarkEnd w:id="900043"/>
      <w:bookmarkEnd w:id="20"/>
    </w:p>
    <w:p w14:paraId="60C12800" w14:textId="32DB7C00">
      <w:pPr>
        <w:pStyle w:val="Heading2"/>
      </w:pPr>
      <w:bookmarkStart w:id="900044" w:name="_Toc1528646011"/>
      <w:r>
        <w:rPr>
          <w:rFonts w:ascii="Arial" w:hAnsi="Arial" w:eastAsia="Arial" w:cs="Arial"/>
          <w:b/>
          <w:bCs/>
          <w:color w:val="2B6CB0"/>
          <w:sz w:val="30"/>
          <w:szCs w:val="30"/>
        </w:rPr>
        <w:t>11.1 Tab Stops</w:t>
      </w:r>
      <w:bookmarkEnd w:id="900044"/>
    </w:p>
    <w:p w14:paraId="4B9DB800" w14:textId="1CCEC883">
      <w:pPr>
        <w:tabs>
          <w:tab w:val="right" w:pos="9026"/>
        </w:tabs>
        <w:spacing w:after="60"/>
      </w:pPr>
      <w:r>
        <w:rPr>
          <w:rFonts w:ascii="Arial" w:hAnsi="Arial" w:eastAsia="Arial" w:cs="Arial"/>
          <w:b/>
          <w:bCs/>
          <w:sz w:val="22"/>
          <w:szCs w:val="22"/>
        </w:rPr>
        <w:t>Left content</w:t>
      </w:r>
      <w:r>
        <w:tab/>
      </w:r>
      <w:r>
        <w:rPr>
          <w:rFonts w:ascii="Arial" w:hAnsi="Arial" w:eastAsia="Arial" w:cs="Arial"/>
          <w:sz w:val="22"/>
          <w:szCs w:val="22"/>
        </w:rPr>
        <w:t>Right-aligned content</w:t>
      </w:r>
    </w:p>
    <w:p w14:paraId="027A3C44" w14:textId="09E7D4C0">
      <w:pPr>
        <w:tabs>
          <w:tab w:val="center" w:pos="4680"/>
        </w:tabs>
        <w:spacing w:after="60"/>
      </w:pPr>
      <w:r>
        <w:tab/>
      </w:r>
      <w:r>
        <w:rPr>
          <w:rFonts w:ascii="Arial" w:hAnsi="Arial" w:eastAsia="Arial" w:cs="Arial"/>
          <w:sz w:val="22"/>
          <w:szCs w:val="22"/>
        </w:rPr>
        <w:t>Centered at midpoint</w:t>
      </w:r>
    </w:p>
    <w:p w14:paraId="09FFC28B" w14:textId="1BA7A00B">
      <w:pPr>
        <w:pStyle w:val="Heading2"/>
      </w:pPr>
      <w:bookmarkStart w:id="900045" w:name="_Toc686287178"/>
      <w:r>
        <w:rPr>
          <w:rFonts w:ascii="Arial" w:hAnsi="Arial" w:eastAsia="Arial" w:cs="Arial"/>
          <w:b/>
          <w:bCs/>
          <w:color w:val="2B6CB0"/>
          <w:sz w:val="30"/>
          <w:szCs w:val="30"/>
        </w:rPr>
        <w:t>11.2 Dot Leaders</w:t>
      </w:r>
      <w:bookmarkEnd w:id="900045"/>
    </w:p>
    <w:p w14:paraId="2FAD81FB" w14:textId="128B07AB">
      <w:pPr>
        <w:spacing w:after="40"/>
      </w:pPr>
      <w:r>
        <w:rPr>
          <w:rFonts w:ascii="Arial" w:hAnsi="Arial" w:eastAsia="Arial" w:cs="Arial"/>
          <w:sz w:val="22"/>
          <w:szCs w:val="22"/>
        </w:rPr>
        <w:t>Chapter 1: Introduction</w:t>
      </w:r>
      <w:r>
        <w:ptab w:alignment="right" w:relativeTo="margin" w:leader="dot"/>
      </w:r>
      <w:r>
        <w:rPr>
          <w:rFonts w:ascii="Arial" w:hAnsi="Arial" w:eastAsia="Arial" w:cs="Arial"/>
          <w:sz w:val="22"/>
          <w:szCs w:val="22"/>
        </w:rPr>
        <w:t>1</w:t>
      </w:r>
    </w:p>
    <w:p w14:paraId="4701C4FE" w14:textId="03ABA700">
      <w:pPr>
        <w:spacing w:after="40"/>
      </w:pPr>
      <w:r>
        <w:rPr>
          <w:rFonts w:ascii="Arial" w:hAnsi="Arial" w:eastAsia="Arial" w:cs="Arial"/>
          <w:sz w:val="22"/>
          <w:szCs w:val="22"/>
        </w:rPr>
        <w:t>Chapter 2: Methodology</w:t>
      </w:r>
      <w:r>
        <w:ptab w:alignment="right" w:relativeTo="margin" w:leader="dot"/>
      </w:r>
      <w:r>
        <w:rPr>
          <w:rFonts w:ascii="Arial" w:hAnsi="Arial" w:eastAsia="Arial" w:cs="Arial"/>
          <w:sz w:val="22"/>
          <w:szCs w:val="22"/>
        </w:rPr>
        <w:t>15</w:t>
      </w:r>
    </w:p>
    <w:p w14:paraId="4DAE5F00" w14:textId="05220000">
      <w:pPr>
        <w:spacing w:after="40"/>
      </w:pPr>
      <w:r>
        <w:rPr>
          <w:rFonts w:ascii="Arial" w:hAnsi="Arial" w:eastAsia="Arial" w:cs="Arial"/>
          <w:sz w:val="22"/>
          <w:szCs w:val="22"/>
        </w:rPr>
        <w:t>Chapter 3: Results</w:t>
      </w:r>
      <w:r>
        <w:ptab w:alignment="right" w:relativeTo="margin" w:leader="dot"/>
      </w:r>
      <w:r>
        <w:rPr>
          <w:rFonts w:ascii="Arial" w:hAnsi="Arial" w:eastAsia="Arial" w:cs="Arial"/>
          <w:sz w:val="22"/>
          <w:szCs w:val="22"/>
        </w:rPr>
        <w:t>28</w:t>
      </w:r>
    </w:p>
    <w:p w14:paraId="56127800" w14:textId="3F3EF694">
      <w:pPr>
        <w:spacing w:after="40"/>
      </w:pPr>
      <w:r>
        <w:rPr>
          <w:rFonts w:ascii="Arial" w:hAnsi="Arial" w:eastAsia="Arial" w:cs="Arial"/>
          <w:sz w:val="22"/>
          <w:szCs w:val="22"/>
        </w:rPr>
        <w:t>Appendix A</w:t>
      </w:r>
      <w:r>
        <w:ptab w:alignment="right" w:relativeTo="margin" w:leader="dot"/>
      </w:r>
      <w:r>
        <w:rPr>
          <w:rFonts w:ascii="Arial" w:hAnsi="Arial" w:eastAsia="Arial" w:cs="Arial"/>
          <w:sz w:val="22"/>
          <w:szCs w:val="22"/>
        </w:rPr>
        <w:t>58</w:t>
      </w:r>
    </w:p>
    <w:p w14:paraId="6A6CEE00" w14:textId="25A54000">
      <w:pPr>
        <w:pStyle w:val="Heading2"/>
      </w:pPr>
      <w:bookmarkStart w:id="900046" w:name="_Toc1893000695"/>
      <w:r>
        <w:rPr>
          <w:rFonts w:ascii="Arial" w:hAnsi="Arial" w:eastAsia="Arial" w:cs="Arial"/>
          <w:b/>
          <w:bCs/>
          <w:color w:val="2B6CB0"/>
          <w:sz w:val="30"/>
          <w:szCs w:val="30"/>
        </w:rPr>
        <w:t>11.3 Thematic Break (Horizontal Rule)</w:t>
      </w:r>
      <w:bookmarkEnd w:id="900046"/>
    </w:p>
    <w:p w14:paraId="0BC8A040" w14:textId="70B2F371">
      <w:pPr>
        <w:spacing w:after="120"/>
      </w:pPr>
      <w:r>
        <w:rPr>
          <w:rFonts w:ascii="Arial" w:hAnsi="Arial" w:eastAsia="Arial" w:cs="Arial"/>
          <w:sz w:val="22"/>
          <w:szCs w:val="22"/>
        </w:rPr>
        <w:t>Content after thematic break.</w:t>
      </w:r>
    </w:p>
    <w:p w14:paraId="539B2800" w14:textId="28E99EA0">
      <w:r>
        <w:lastRenderedPageBreak/>
        <w:br w:type="page"/>
      </w:r>
      <w:r/>
    </w:p>
    <w:p w14:paraId="62867A93" w14:textId="3E7BA000">
      <w:pPr>
        <w:pStyle w:val="Heading1"/>
      </w:pPr>
      <w:bookmarkStart w:id="900047" w:name="_Toc883591741"/>
      <w:bookmarkStart w:id="21" w:name="section12"/>
      <w:r>
        <w:rPr>
          <w:rFonts w:ascii="Arial" w:hAnsi="Arial" w:eastAsia="Arial" w:cs="Arial"/>
          <w:b/>
          <w:bCs/>
          <w:color w:val="1A3550"/>
          <w:sz w:val="36"/>
          <w:szCs w:val="36"/>
        </w:rPr>
        <w:t>12. Form Elements &amp; Checkboxes</w:t>
      </w:r>
      <w:bookmarkEnd w:id="900047"/>
      <w:bookmarkEnd w:id="21"/>
    </w:p>
    <w:p w14:paraId="4B7E8BE8" w14:textId="337C3EAF">
      <w:pPr>
        <w:pStyle w:val="Heading2"/>
      </w:pPr>
      <w:bookmarkStart w:id="900048" w:name="_Toc944855213"/>
      <w:r>
        <w:rPr>
          <w:rFonts w:ascii="Arial" w:hAnsi="Arial" w:eastAsia="Arial" w:cs="Arial"/>
          <w:b/>
          <w:bCs/>
          <w:color w:val="2B6CB0"/>
          <w:sz w:val="30"/>
          <w:szCs w:val="30"/>
        </w:rPr>
        <w:t>12.1 Native CheckBox Controls</w:t>
      </w:r>
      <w:bookmarkEnd w:id="900048"/>
    </w:p>
    <w:p w14:paraId="77D11186" w14:textId="3AE1D703">
      <w:pPr>
        <w:spacing w:after="60"/>
      </w:pPr>
      <w:sdt>
        <w:sdtPr>
          <w14:checkbox>
            <w14:checked w14:val="1"/>
            <w14:checkedState w14:val="2612" w14:font="MS Gothic"/>
            <w14:uncheckedState w14:val="2610" w14:font="MS Gothic"/>
          </w14:checkbox>
        </w:sdtPr>
        <w:sdtContent>
          <w:r>
            <w:rPr>
              <w:rFonts w:ascii="Arial" w:hAnsi="Arial" w:eastAsia="Arial" w:cs="Arial"/>
              <w:sz w:val="22"/>
              <w:szCs w:val="22"/>
            </w:rPr>
            <w:sym w:font="MS Gothic" w:char="2612"/>
          </w:r>
        </w:sdtContent>
      </w:sdt>
      <w:r>
        <w:rPr>
          <w:rFonts w:ascii="Arial" w:hAnsi="Arial" w:eastAsia="Arial" w:cs="Arial"/>
          <w:sz w:val="22"/>
          <w:szCs w:val="22"/>
        </w:rPr>
        <w:t xml:space="preserve"> Task completed – checked checkbox (native SDT)</w:t>
      </w:r>
    </w:p>
    <w:p w14:paraId="3FA3B5E2" w14:textId="6A314D1A">
      <w:pPr>
        <w:spacing w:after="60"/>
      </w:pPr>
      <w:sdt>
        <w:sdtPr>
          <w14:checkbox>
            <w14:checked w14:val="0"/>
            <w14:checkedState w14:val="2612" w14:font="MS Gothic"/>
            <w14:uncheckedState w14:val="2610" w14:font="MS Gothic"/>
          </w14:checkbox>
        </w:sdtPr>
        <w:sdtContent>
          <w:r>
            <w:rPr>
              <w:rFonts w:ascii="Arial" w:hAnsi="Arial" w:eastAsia="Arial" w:cs="Arial"/>
              <w:sz w:val="22"/>
              <w:szCs w:val="22"/>
            </w:rPr>
            <w:sym w:font="MS Gothic" w:char="2610"/>
          </w:r>
        </w:sdtContent>
      </w:sdt>
      <w:r>
        <w:rPr>
          <w:rFonts w:ascii="Arial" w:hAnsi="Arial" w:eastAsia="Arial" w:cs="Arial"/>
          <w:sz w:val="22"/>
          <w:szCs w:val="22"/>
        </w:rPr>
        <w:t xml:space="preserve"> Task pending – unchecked checkbox (native SDT)</w:t>
      </w:r>
    </w:p>
    <w:p w14:paraId="555B5400" w14:textId="02396700">
      <w:pPr>
        <w:spacing w:after="60"/>
      </w:pPr>
      <w:sdt>
        <w:sdtPr>
          <w14:checkbox>
            <w14:checked w14:val="1"/>
            <w14:checkedState w14:val="2612" w14:font="MS Gothic"/>
            <w14:uncheckedState w14:val="2610" w14:font="MS Gothic"/>
          </w14:checkbox>
        </w:sdtPr>
        <w:sdtContent>
          <w:r>
            <w:rPr>
              <w:rFonts w:ascii="Arial" w:hAnsi="Arial" w:eastAsia="Arial" w:cs="Arial"/>
              <w:sz w:val="22"/>
              <w:szCs w:val="22"/>
            </w:rPr>
            <w:sym w:font="MS Gothic" w:char="2612"/>
          </w:r>
        </w:sdtContent>
      </w:sdt>
      <w:r>
        <w:rPr>
          <w:rFonts w:ascii="Arial" w:hAnsi="Arial" w:eastAsia="Arial" w:cs="Arial"/>
          <w:sz w:val="22"/>
          <w:szCs w:val="22"/>
        </w:rPr>
        <w:t xml:space="preserve"> Review documentation</w:t>
      </w:r>
    </w:p>
    <w:p w14:paraId="68D83920" w14:textId="68DB211C">
      <w:pPr>
        <w:spacing w:after="60"/>
      </w:pPr>
      <w:sdt>
        <w:sdtPr>
          <w14:checkbox>
            <w14:checked w14:val="0"/>
            <w14:checkedState w14:val="2612" w14:font="MS Gothic"/>
            <w14:uncheckedState w14:val="2610" w14:font="MS Gothic"/>
          </w14:checkbox>
        </w:sdtPr>
        <w:sdtContent>
          <w:r>
            <w:rPr>
              <w:rFonts w:ascii="Arial" w:hAnsi="Arial" w:eastAsia="Arial" w:cs="Arial"/>
              <w:sz w:val="22"/>
              <w:szCs w:val="22"/>
            </w:rPr>
            <w:sym w:font="MS Gothic" w:char="2610"/>
          </w:r>
        </w:sdtContent>
      </w:sdt>
      <w:r>
        <w:rPr>
          <w:rFonts w:ascii="Arial" w:hAnsi="Arial" w:eastAsia="Arial" w:cs="Arial"/>
          <w:sz w:val="22"/>
          <w:szCs w:val="22"/>
        </w:rPr>
        <w:t xml:space="preserve"> Sign off on release</w:t>
      </w:r>
    </w:p>
    <w:p w14:paraId="605D2100" w14:textId="5CDD4A00">
      <w:pPr>
        <w:pStyle w:val="Heading2"/>
      </w:pPr>
      <w:bookmarkStart w:id="900049" w:name="_Toc1875706211"/>
      <w:r>
        <w:rPr>
          <w:rFonts w:ascii="Arial" w:hAnsi="Arial" w:eastAsia="Arial" w:cs="Arial"/>
          <w:b/>
          <w:bCs/>
          <w:color w:val="2B6CB0"/>
          <w:sz w:val="30"/>
          <w:szCs w:val="30"/>
        </w:rPr>
        <w:t>12.2 Unicode Checkbox Characters</w:t>
      </w:r>
      <w:bookmarkEnd w:id="900049"/>
    </w:p>
    <w:p w14:paraId="36FA813C" w14:textId="592F6CEE">
      <w:pPr>
        <w:spacing w:after="60"/>
      </w:pPr>
      <w:r>
        <w:rPr>
          <w:rFonts w:ascii="Arial" w:hAnsi="Arial" w:eastAsia="Arial" w:cs="Arial"/>
          <w:sz w:val="22"/>
          <w:szCs w:val="22"/>
        </w:rPr>
        <w:t xml:space="preserve">☐  Unchecked (ballot box)</w:t>
      </w:r>
    </w:p>
    <w:p w14:paraId="1ADC6700" w14:textId="5598E400">
      <w:pPr>
        <w:spacing w:after="60"/>
      </w:pPr>
      <w:r>
        <w:rPr>
          <w:rFonts w:ascii="Arial" w:hAnsi="Arial" w:eastAsia="Arial" w:cs="Arial"/>
          <w:sz w:val="22"/>
          <w:szCs w:val="22"/>
        </w:rPr>
        <w:t xml:space="preserve">☑  Checked (ballot box with check)</w:t>
      </w:r>
    </w:p>
    <w:p w14:paraId="1A95F400" w14:textId="79EE7000">
      <w:pPr>
        <w:spacing w:after="60"/>
      </w:pPr>
      <w:r>
        <w:rPr>
          <w:rFonts w:ascii="Arial" w:hAnsi="Arial" w:eastAsia="Arial" w:cs="Arial"/>
          <w:sz w:val="22"/>
          <w:szCs w:val="22"/>
        </w:rPr>
        <w:t xml:space="preserve">☒  Crossed (ballot box with X)</w:t>
      </w:r>
    </w:p>
    <w:p w14:paraId="75510E00" w14:textId="725A6425">
      <w:pPr>
        <w:pStyle w:val="Heading2"/>
      </w:pPr>
      <w:bookmarkStart w:id="900050" w:name="_Toc1433350481"/>
      <w:r>
        <w:rPr>
          <w:rFonts w:ascii="Arial" w:hAnsi="Arial" w:eastAsia="Arial" w:cs="Arial"/>
          <w:b/>
          <w:bCs/>
          <w:color w:val="2B6CB0"/>
          <w:sz w:val="30"/>
          <w:szCs w:val="30"/>
        </w:rPr>
        <w:t>12.3 Form Table</w:t>
      </w:r>
      <w:bookmarkEnd w:id="900050"/>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120"/>
        <w:gridCol w:w="6240"/>
      </w:tblGrid>
      <w:tr>
        <w:tc>
          <w:tcPr>
            <w:tcW w:w="3120" w:type="dxa"/>
            <w:tcBorders>
              <w:top w:val="single" w:sz="1" w:color="999999"/>
              <w:left w:val="single" w:sz="1" w:color="999999"/>
              <w:bottom w:val="single" w:sz="1" w:color="999999"/>
              <w:right w:val="none"/>
            </w:tcBorders>
            <w:shd w:val="clear" w:fill="F5F5F5"/>
            <w:tcMar>
              <w:top w:w="80" w:type="dxa"/>
              <w:left w:w="120" w:type="dxa"/>
              <w:bottom w:w="80" w:type="dxa"/>
              <w:right w:w="120" w:type="dxa"/>
            </w:tcMar>
            <w:vAlign w:val="center"/>
          </w:tcPr>
          <w:p w14:paraId="5F92CA38" w14:textId="115B5904">
            <w:r>
              <w:rPr>
                <w:rFonts w:ascii="Arial" w:hAnsi="Arial" w:eastAsia="Arial" w:cs="Arial"/>
                <w:b/>
                <w:bCs/>
                <w:sz w:val="22"/>
                <w:szCs w:val="22"/>
              </w:rPr>
              <w:t>Full Name:</w:t>
            </w:r>
          </w:p>
        </w:tc>
        <w:tc>
          <w:tcPr>
            <w:tcW w:w="6240" w:type="dxa"/>
            <w:tcBorders>
              <w:top w:val="single" w:sz="1" w:color="999999"/>
              <w:left w:val="none"/>
              <w:bottom w:val="single" w:sz="1" w:color="999999"/>
              <w:right w:val="single" w:sz="1" w:color="999999"/>
            </w:tcBorders>
            <w:tcMar>
              <w:top w:w="80" w:type="dxa"/>
              <w:left w:w="120" w:type="dxa"/>
              <w:bottom w:w="80" w:type="dxa"/>
              <w:right w:w="120" w:type="dxa"/>
            </w:tcMar>
            <w:vAlign w:val="center"/>
          </w:tcPr>
          <w:p w14:paraId="6D1EC800" w14:textId="58D0DF26">
            <w:r>
              <w:rPr>
                <w:rFonts w:ascii="Arial" w:hAnsi="Arial" w:eastAsia="Arial" w:cs="Arial"/>
                <w:color w:val="AAAAAA"/>
                <w:sz w:val="22"/>
                <w:szCs w:val="22"/>
              </w:rPr>
              <w:t>________________________________________</w:t>
            </w:r>
          </w:p>
        </w:tc>
      </w:tr>
      <w:tr>
        <w:tc>
          <w:tcPr>
            <w:tcW w:w="3120" w:type="dxa"/>
            <w:tcBorders>
              <w:top w:val="single" w:sz="1" w:color="999999"/>
              <w:left w:val="single" w:sz="1" w:color="999999"/>
              <w:bottom w:val="single" w:sz="1" w:color="999999"/>
              <w:right w:val="none"/>
            </w:tcBorders>
            <w:shd w:val="clear" w:fill="F5F5F5"/>
            <w:tcMar>
              <w:top w:w="80" w:type="dxa"/>
              <w:left w:w="120" w:type="dxa"/>
              <w:bottom w:w="80" w:type="dxa"/>
              <w:right w:w="120" w:type="dxa"/>
            </w:tcMar>
            <w:vAlign w:val="center"/>
          </w:tcPr>
          <w:p w14:paraId="5C843312" w14:textId="11684A00">
            <w:r>
              <w:rPr>
                <w:rFonts w:ascii="Arial" w:hAnsi="Arial" w:eastAsia="Arial" w:cs="Arial"/>
                <w:b/>
                <w:bCs/>
                <w:sz w:val="22"/>
                <w:szCs w:val="22"/>
              </w:rPr>
              <w:t>Email:</w:t>
            </w:r>
          </w:p>
        </w:tc>
        <w:tc>
          <w:tcPr>
            <w:tcW w:w="6240" w:type="dxa"/>
            <w:tcBorders>
              <w:top w:val="single" w:sz="1" w:color="999999"/>
              <w:left w:val="none"/>
              <w:bottom w:val="single" w:sz="1" w:color="999999"/>
              <w:right w:val="single" w:sz="1" w:color="999999"/>
            </w:tcBorders>
            <w:tcMar>
              <w:top w:w="80" w:type="dxa"/>
              <w:left w:w="120" w:type="dxa"/>
              <w:bottom w:w="80" w:type="dxa"/>
              <w:right w:w="120" w:type="dxa"/>
            </w:tcMar>
            <w:vAlign w:val="center"/>
          </w:tcPr>
          <w:p w14:paraId="3C328F00" w14:textId="67256000">
            <w:r>
              <w:rPr>
                <w:rFonts w:ascii="Arial" w:hAnsi="Arial" w:eastAsia="Arial" w:cs="Arial"/>
                <w:color w:val="AAAAAA"/>
                <w:sz w:val="22"/>
                <w:szCs w:val="22"/>
              </w:rPr>
              <w:t>________________________________________</w:t>
            </w:r>
          </w:p>
        </w:tc>
      </w:tr>
      <w:tr>
        <w:tc>
          <w:tcPr>
            <w:tcW w:w="3120" w:type="dxa"/>
            <w:tcBorders>
              <w:top w:val="single" w:sz="1" w:color="999999"/>
              <w:left w:val="single" w:sz="1" w:color="999999"/>
              <w:bottom w:val="single" w:sz="1" w:color="999999"/>
              <w:right w:val="none"/>
            </w:tcBorders>
            <w:shd w:val="clear" w:fill="F5F5F5"/>
            <w:tcMar>
              <w:top w:w="80" w:type="dxa"/>
              <w:left w:w="120" w:type="dxa"/>
              <w:bottom w:w="80" w:type="dxa"/>
              <w:right w:w="120" w:type="dxa"/>
            </w:tcMar>
            <w:vAlign w:val="center"/>
          </w:tcPr>
          <w:p w14:paraId="34C7274D" w14:textId="0826B900">
            <w:r>
              <w:rPr>
                <w:rFonts w:ascii="Arial" w:hAnsi="Arial" w:eastAsia="Arial" w:cs="Arial"/>
                <w:b/>
                <w:bCs/>
                <w:sz w:val="22"/>
                <w:szCs w:val="22"/>
              </w:rPr>
              <w:t>Date of Birth:</w:t>
            </w:r>
          </w:p>
        </w:tc>
        <w:tc>
          <w:tcPr>
            <w:tcW w:w="6240" w:type="dxa"/>
            <w:tcBorders>
              <w:top w:val="single" w:sz="1" w:color="999999"/>
              <w:left w:val="none"/>
              <w:bottom w:val="single" w:sz="1" w:color="999999"/>
              <w:right w:val="single" w:sz="1" w:color="999999"/>
            </w:tcBorders>
            <w:tcMar>
              <w:top w:w="80" w:type="dxa"/>
              <w:left w:w="120" w:type="dxa"/>
              <w:bottom w:w="80" w:type="dxa"/>
              <w:right w:w="120" w:type="dxa"/>
            </w:tcMar>
            <w:vAlign w:val="center"/>
          </w:tcPr>
          <w:p w14:paraId="369F2200" w14:textId="19E4E800">
            <w:r>
              <w:rPr>
                <w:rFonts w:ascii="Arial" w:hAnsi="Arial" w:eastAsia="Arial" w:cs="Arial"/>
                <w:color w:val="AAAAAA"/>
                <w:sz w:val="22"/>
                <w:szCs w:val="22"/>
              </w:rPr>
              <w:t>______ / ______ / __________</w:t>
            </w:r>
          </w:p>
        </w:tc>
      </w:tr>
      <w:tr>
        <w:tc>
          <w:tcPr>
            <w:tcW w:w="3120" w:type="dxa"/>
            <w:tcBorders>
              <w:top w:val="single" w:sz="1" w:color="999999"/>
              <w:left w:val="single" w:sz="1" w:color="999999"/>
              <w:bottom w:val="single" w:sz="1" w:color="999999"/>
              <w:right w:val="none"/>
            </w:tcBorders>
            <w:shd w:val="clear" w:fill="F5F5F5"/>
            <w:tcMar>
              <w:top w:w="80" w:type="dxa"/>
              <w:left w:w="120" w:type="dxa"/>
              <w:bottom w:w="80" w:type="dxa"/>
              <w:right w:w="120" w:type="dxa"/>
            </w:tcMar>
            <w:vAlign w:val="center"/>
          </w:tcPr>
          <w:p w14:paraId="11077AE4" w14:textId="2685BD80">
            <w:r>
              <w:rPr>
                <w:rFonts w:ascii="Arial" w:hAnsi="Arial" w:eastAsia="Arial" w:cs="Arial"/>
                <w:b/>
                <w:bCs/>
                <w:sz w:val="22"/>
                <w:szCs w:val="22"/>
              </w:rPr>
              <w:t>Department:</w:t>
            </w:r>
          </w:p>
        </w:tc>
        <w:tc>
          <w:tcPr>
            <w:tcW w:w="6240" w:type="dxa"/>
            <w:tcBorders>
              <w:top w:val="single" w:sz="1" w:color="999999"/>
              <w:left w:val="none"/>
              <w:bottom w:val="single" w:sz="1" w:color="999999"/>
              <w:right w:val="single" w:sz="1" w:color="999999"/>
            </w:tcBorders>
            <w:tcMar>
              <w:top w:w="80" w:type="dxa"/>
              <w:left w:w="120" w:type="dxa"/>
              <w:bottom w:w="80" w:type="dxa"/>
              <w:right w:w="120" w:type="dxa"/>
            </w:tcMar>
            <w:vAlign w:val="center"/>
          </w:tcPr>
          <w:p w14:paraId="7C864000" w14:textId="72758E00">
            <w:r>
              <w:rPr>
                <w:rFonts w:ascii="Arial" w:hAnsi="Arial" w:eastAsia="Arial" w:cs="Arial"/>
                <w:color w:val="AAAAAA"/>
                <w:sz w:val="22"/>
                <w:szCs w:val="22"/>
              </w:rPr>
              <w:t>________________________________________</w:t>
            </w:r>
          </w:p>
        </w:tc>
      </w:tr>
      <w:tr>
        <w:tc>
          <w:tcPr>
            <w:tcW w:w="3120" w:type="dxa"/>
            <w:tcBorders>
              <w:top w:val="single" w:sz="1" w:color="999999"/>
              <w:left w:val="single" w:sz="1" w:color="999999"/>
              <w:bottom w:val="single" w:sz="1" w:color="999999"/>
              <w:right w:val="none"/>
            </w:tcBorders>
            <w:shd w:val="clear" w:fill="F5F5F5"/>
            <w:tcMar>
              <w:top w:w="80" w:type="dxa"/>
              <w:left w:w="120" w:type="dxa"/>
              <w:bottom w:w="80" w:type="dxa"/>
              <w:right w:w="120" w:type="dxa"/>
            </w:tcMar>
            <w:vAlign w:val="center"/>
          </w:tcPr>
          <w:p w14:paraId="33F2AB80" w14:textId="2CF00E00">
            <w:r>
              <w:rPr>
                <w:rFonts w:ascii="Arial" w:hAnsi="Arial" w:eastAsia="Arial" w:cs="Arial"/>
                <w:b/>
                <w:bCs/>
                <w:sz w:val="22"/>
                <w:szCs w:val="22"/>
              </w:rPr>
              <w:t>Employee ID:</w:t>
            </w:r>
          </w:p>
        </w:tc>
        <w:tc>
          <w:tcPr>
            <w:tcW w:w="6240" w:type="dxa"/>
            <w:tcBorders>
              <w:top w:val="single" w:sz="1" w:color="999999"/>
              <w:left w:val="none"/>
              <w:bottom w:val="single" w:sz="1" w:color="999999"/>
              <w:right w:val="single" w:sz="1" w:color="999999"/>
            </w:tcBorders>
            <w:tcMar>
              <w:top w:w="80" w:type="dxa"/>
              <w:left w:w="120" w:type="dxa"/>
              <w:bottom w:w="80" w:type="dxa"/>
              <w:right w:w="120" w:type="dxa"/>
            </w:tcMar>
            <w:vAlign w:val="center"/>
          </w:tcPr>
          <w:p w14:paraId="42C6D791" w14:textId="4D38A492">
            <w:r>
              <w:rPr>
                <w:rFonts w:ascii="Arial" w:hAnsi="Arial" w:eastAsia="Arial" w:cs="Arial"/>
                <w:color w:val="AAAAAA"/>
                <w:sz w:val="22"/>
                <w:szCs w:val="22"/>
              </w:rPr>
              <w:t>________________________________________</w:t>
            </w:r>
          </w:p>
        </w:tc>
      </w:tr>
      <w:tr>
        <w:tc>
          <w:tcPr>
            <w:tcW w:w="3120" w:type="dxa"/>
            <w:tcBorders>
              <w:top w:val="single" w:sz="1" w:color="999999"/>
              <w:left w:val="single" w:sz="1" w:color="999999"/>
              <w:bottom w:val="single" w:sz="1" w:color="999999"/>
              <w:right w:val="none"/>
            </w:tcBorders>
            <w:shd w:val="clear" w:fill="F5F5F5"/>
            <w:tcMar>
              <w:top w:w="80" w:type="dxa"/>
              <w:left w:w="120" w:type="dxa"/>
              <w:bottom w:w="80" w:type="dxa"/>
              <w:right w:w="120" w:type="dxa"/>
            </w:tcMar>
            <w:vAlign w:val="center"/>
          </w:tcPr>
          <w:p w14:paraId="5AA3D300" w14:textId="6497700F">
            <w:r>
              <w:rPr>
                <w:rFonts w:ascii="Arial" w:hAnsi="Arial" w:eastAsia="Arial" w:cs="Arial"/>
                <w:b/>
                <w:bCs/>
                <w:sz w:val="22"/>
                <w:szCs w:val="22"/>
              </w:rPr>
              <w:t>Signature:</w:t>
            </w:r>
          </w:p>
        </w:tc>
        <w:tc>
          <w:tcPr>
            <w:tcW w:w="6240" w:type="dxa"/>
            <w:tcBorders>
              <w:top w:val="single" w:sz="1" w:color="999999"/>
              <w:left w:val="none"/>
              <w:bottom w:val="single" w:sz="1" w:color="999999"/>
              <w:right w:val="single" w:sz="1" w:color="999999"/>
            </w:tcBorders>
            <w:tcMar>
              <w:top w:w="80" w:type="dxa"/>
              <w:left w:w="120" w:type="dxa"/>
              <w:bottom w:w="80" w:type="dxa"/>
              <w:right w:w="120" w:type="dxa"/>
            </w:tcMar>
            <w:vAlign w:val="center"/>
          </w:tcPr>
          <w:p w14:paraId="0786F4B6" w14:textId="2CB69765">
            <w:r>
              <w:rPr>
                <w:color w:val="AAAAAA"/>
              </w:rPr>
            </w:r>
          </w:p>
        </w:tc>
      </w:tr>
      <w:tr>
        <w:tc>
          <w:tcPr>
            <w:tcW w:w="3120" w:type="dxa"/>
            <w:tcBorders>
              <w:top w:val="single" w:sz="1" w:color="999999"/>
              <w:left w:val="single" w:sz="1" w:color="999999"/>
              <w:bottom w:val="single" w:sz="1" w:color="999999"/>
              <w:right w:val="none"/>
            </w:tcBorders>
            <w:shd w:val="clear" w:fill="F5F5F5"/>
            <w:tcMar>
              <w:top w:w="80" w:type="dxa"/>
              <w:left w:w="120" w:type="dxa"/>
              <w:bottom w:w="80" w:type="dxa"/>
              <w:right w:w="120" w:type="dxa"/>
            </w:tcMar>
            <w:vAlign w:val="center"/>
          </w:tcPr>
          <w:p w14:paraId="63515393" w14:textId="1F39856A">
            <w:r>
              <w:rPr>
                <w:rFonts w:ascii="Arial" w:hAnsi="Arial" w:eastAsia="Arial" w:cs="Arial"/>
                <w:b/>
                <w:bCs/>
                <w:sz w:val="22"/>
                <w:szCs w:val="22"/>
              </w:rPr>
              <w:t>Date Signed:</w:t>
            </w:r>
          </w:p>
        </w:tc>
        <w:tc>
          <w:tcPr>
            <w:tcW w:w="6240" w:type="dxa"/>
            <w:tcBorders>
              <w:top w:val="single" w:sz="1" w:color="999999"/>
              <w:left w:val="none"/>
              <w:bottom w:val="single" w:sz="1" w:color="999999"/>
              <w:right w:val="single" w:sz="1" w:color="999999"/>
            </w:tcBorders>
            <w:tcMar>
              <w:top w:w="80" w:type="dxa"/>
              <w:left w:w="120" w:type="dxa"/>
              <w:bottom w:w="80" w:type="dxa"/>
              <w:right w:w="120" w:type="dxa"/>
            </w:tcMar>
            <w:vAlign w:val="center"/>
          </w:tcPr>
          <w:p w14:paraId="7AE964F8" w14:textId="0B4E3800">
            <w:r>
              <w:rPr>
                <w:rFonts w:ascii="Arial" w:hAnsi="Arial" w:eastAsia="Arial" w:cs="Arial"/>
                <w:color w:val="AAAAAA"/>
                <w:sz w:val="22"/>
                <w:szCs w:val="22"/>
              </w:rPr>
              <w:t>________________________________________</w:t>
            </w:r>
          </w:p>
        </w:tc>
      </w:tr>
    </w:tbl>
    <w:p w14:paraId="0CFE61EF" w14:textId="7298F840">
      <w:pPr>
        <w:spacing w:after="200"/>
      </w:pPr>
    </w:p>
    <w:p w14:paraId="2721AA00" w14:textId="6E009000">
      <w:pPr>
        <w:pStyle w:val="Heading2"/>
      </w:pPr>
      <w:bookmarkStart w:id="900051" w:name="_Toc2065087918"/>
      <w:r>
        <w:rPr>
          <w:rFonts w:ascii="Arial" w:hAnsi="Arial" w:eastAsia="Arial" w:cs="Arial"/>
          <w:b/>
          <w:bCs/>
          <w:color w:val="2B6CB0"/>
          <w:sz w:val="30"/>
          <w:szCs w:val="30"/>
        </w:rPr>
        <w:t>12.4 Agreement Block</w:t>
      </w:r>
      <w:bookmarkEnd w:id="900051"/>
    </w:p>
    <w:p w14:paraId="11023500" w14:textId="2326BA00">
      <w:pPr>
        <w:pBdr>
          <w:top w:val="single" w:sz="1" w:space="4" w:color="000000"/>
          <w:left w:val="single" w:sz="1" w:space="8" w:color="000000"/>
          <w:bottom w:val="single" w:sz="1" w:space="4" w:color="000000"/>
          <w:right w:val="single" w:sz="1" w:space="8" w:color="000000"/>
        </w:pBdr>
        <w:shd w:val="clear" w:fill="FAFAFA"/>
        <w:spacing w:after="120"/>
      </w:pPr>
      <w:r>
        <w:rPr>
          <w:rFonts w:ascii="Arial" w:hAnsi="Arial" w:eastAsia="Arial" w:cs="Arial"/>
          <w:b/>
          <w:bCs/>
          <w:sz w:val="22"/>
          <w:szCs w:val="22"/>
        </w:rPr>
        <w:t xml:space="preserve">AGREEMENT: </w:t>
      </w:r>
      <w:r>
        <w:rPr>
          <w:rFonts w:ascii="Arial" w:hAnsi="Arial" w:eastAsia="Arial" w:cs="Arial"/>
          <w:sz w:val="22"/>
          <w:szCs w:val="22"/>
        </w:rPr>
        <w:t>By signing this document, the undersigned acknowledges receipt and agrees to comply with all terms and conditions outlined herein. This agreement shall remain in effect until formally terminated with thirty (30) days’ written notice.</w:t>
      </w:r>
    </w:p>
    <w:p w14:paraId="04D23800" w14:textId="612F8F00">
      <w:r>
        <w:lastRenderedPageBreak/>
        <w:br w:type="page"/>
      </w:r>
      <w:r/>
    </w:p>
    <w:p w14:paraId="5F51F551" w14:textId="20567E67">
      <w:pPr>
        <w:pStyle w:val="Heading1"/>
      </w:pPr>
      <w:bookmarkStart w:id="900052" w:name="_Toc1382144159"/>
      <w:bookmarkStart w:id="22" w:name="section13"/>
      <w:r>
        <w:rPr>
          <w:rFonts w:ascii="Arial" w:hAnsi="Arial" w:eastAsia="Arial" w:cs="Arial"/>
          <w:b/>
          <w:bCs/>
          <w:color w:val="1A3550"/>
          <w:sz w:val="36"/>
          <w:szCs w:val="36"/>
        </w:rPr>
        <w:t>13. Borders, Shading &amp; Callouts</w:t>
      </w:r>
      <w:bookmarkEnd w:id="900052"/>
      <w:bookmarkEnd w:id="22"/>
    </w:p>
    <w:p w14:paraId="54F0C000" w14:textId="18076800">
      <w:pPr>
        <w:pBdr>
          <w:top w:val="single" w:sz="3" w:space="4" w:color="2B6CB0"/>
          <w:left w:val="single" w:sz="3" w:space="8" w:color="2B6CB0"/>
          <w:bottom w:val="single" w:sz="3" w:space="4" w:color="2B6CB0"/>
          <w:right w:val="single" w:sz="3" w:space="8" w:color="2B6CB0"/>
        </w:pBdr>
        <w:shd w:val="clear" w:fill="E7EFFA"/>
        <w:spacing w:after="200"/>
      </w:pPr>
      <w:r>
        <w:rPr>
          <w:rFonts w:ascii="Arial" w:hAnsi="Arial" w:eastAsia="Arial" w:cs="Arial"/>
          <w:b/>
          <w:bCs/>
          <w:color w:val="2B6CB0"/>
          <w:sz w:val="22"/>
          <w:szCs w:val="22"/>
        </w:rPr>
        <w:t xml:space="preserve">INFO: </w:t>
      </w:r>
      <w:r>
        <w:rPr>
          <w:rFonts w:ascii="Arial" w:hAnsi="Arial" w:eastAsia="Arial" w:cs="Arial"/>
          <w:sz w:val="22"/>
          <w:szCs w:val="22"/>
        </w:rPr>
        <w:t>Information callout with full box border.</w:t>
      </w:r>
    </w:p>
    <w:p w14:paraId="7CCFFBCB" w14:textId="7D906C09">
      <w:pPr>
        <w:pBdr>
          <w:top w:val="single" w:sz="6" w:space="4" w:color="C2700A"/>
          <w:left w:val="thick" w:sz="12" w:space="8" w:color="C2700A"/>
          <w:bottom w:val="single" w:sz="6" w:space="4" w:color="C2700A"/>
          <w:right w:val="single" w:sz="1" w:space="8" w:color="C2700A"/>
        </w:pBdr>
        <w:shd w:val="clear" w:fill="FDF6E3"/>
        <w:spacing w:after="200"/>
      </w:pPr>
      <w:r>
        <w:rPr>
          <w:rFonts w:ascii="Arial" w:hAnsi="Arial" w:eastAsia="Arial" w:cs="Arial"/>
          <w:b/>
          <w:bCs/>
          <w:color w:val="C2700A"/>
          <w:sz w:val="22"/>
          <w:szCs w:val="22"/>
        </w:rPr>
        <w:t xml:space="preserve">WARNING: </w:t>
      </w:r>
      <w:r>
        <w:rPr>
          <w:rFonts w:ascii="Arial" w:hAnsi="Arial" w:eastAsia="Arial" w:cs="Arial"/>
          <w:sz w:val="22"/>
          <w:szCs w:val="22"/>
        </w:rPr>
        <w:t>Sidebar-style callout with thick left border.</w:t>
      </w:r>
    </w:p>
    <w:p w14:paraId="02DE92D9" w14:textId="6F9DBED6">
      <w:pPr>
        <w:pBdr>
          <w:top w:val="single" w:sz="1" w:space="4" w:color="2F9E5C"/>
          <w:left w:val="thick" w:sz="12" w:space="8" w:color="2F9E5C"/>
          <w:bottom w:val="single" w:sz="1" w:space="4" w:color="2F9E5C"/>
          <w:right w:val="single" w:sz="1" w:space="8" w:color="2F9E5C"/>
        </w:pBdr>
        <w:shd w:val="clear" w:fill="D8EFE0"/>
        <w:spacing w:after="200"/>
      </w:pPr>
      <w:r>
        <w:rPr>
          <w:rFonts w:ascii="Arial" w:hAnsi="Arial" w:eastAsia="Arial" w:cs="Arial"/>
          <w:b/>
          <w:bCs/>
          <w:color w:val="1B5E3A"/>
          <w:sz w:val="22"/>
          <w:szCs w:val="22"/>
        </w:rPr>
        <w:t xml:space="preserve">SUCCESS: </w:t>
      </w:r>
      <w:r>
        <w:rPr>
          <w:rFonts w:ascii="Arial" w:hAnsi="Arial" w:eastAsia="Arial" w:cs="Arial"/>
          <w:color w:val="1B5E3A"/>
          <w:sz w:val="22"/>
          <w:szCs w:val="22"/>
        </w:rPr>
        <w:t>All 47 test cases passed.</w:t>
      </w:r>
    </w:p>
    <w:p w14:paraId="4EBCE4F1" w14:textId="019D1D44">
      <w:pPr>
        <w:pBdr>
          <w:top w:val="single" w:sz="1" w:space="4" w:color="D13B4A"/>
          <w:left w:val="thick" w:sz="12" w:space="8" w:color="D13B4A"/>
          <w:bottom w:val="single" w:sz="1" w:space="4" w:color="D13B4A"/>
          <w:right w:val="single" w:sz="1" w:space="8" w:color="D13B4A"/>
        </w:pBdr>
        <w:shd w:val="clear" w:fill="F9D9DC"/>
        <w:spacing w:after="200"/>
      </w:pPr>
      <w:r>
        <w:rPr>
          <w:rFonts w:ascii="Arial" w:hAnsi="Arial" w:eastAsia="Arial" w:cs="Arial"/>
          <w:b/>
          <w:bCs/>
          <w:color w:val="6E2029"/>
          <w:sz w:val="22"/>
          <w:szCs w:val="22"/>
        </w:rPr>
        <w:t xml:space="preserve">ERROR: </w:t>
      </w:r>
      <w:r>
        <w:rPr>
          <w:rFonts w:ascii="Arial" w:hAnsi="Arial" w:eastAsia="Arial" w:cs="Arial"/>
          <w:color w:val="6E2029"/>
          <w:sz w:val="22"/>
          <w:szCs w:val="22"/>
        </w:rPr>
        <w:t>Connection timeout.</w:t>
      </w:r>
    </w:p>
    <w:p w14:paraId="23671C00" w14:textId="0E9D4E94">
      <w:pPr>
        <w:pBdr>
          <w:left w:val="single" w:sz="8" w:space="8" w:color="AAAAAA"/>
        </w:pBdr>
        <w:spacing w:after="120"/>
        <w:ind w:left="720" w:right="720"/>
      </w:pPr>
      <w:r>
        <w:rPr>
          <w:rFonts w:ascii="Arial" w:hAnsi="Arial" w:eastAsia="Arial" w:cs="Arial"/>
          <w:i/>
          <w:iCs/>
          <w:sz w:val="22"/>
          <w:szCs w:val="22"/>
        </w:rPr>
        <w:t>“The only way to do great work is to love what you do.”</w:t>
      </w:r>
    </w:p>
    <w:p w14:paraId="7047AB00" w14:textId="244C2F2F">
      <w:pPr>
        <w:spacing w:after="200"/>
        <w:ind w:left="720" w:right="720"/>
        <w:jc w:val="right"/>
      </w:pPr>
      <w:r>
        <w:rPr>
          <w:rFonts w:ascii="Arial" w:hAnsi="Arial" w:eastAsia="Arial" w:cs="Arial"/>
          <w:b/>
          <w:bCs/>
          <w:color w:val="666666"/>
          <w:sz w:val="22"/>
          <w:szCs w:val="22"/>
        </w:rPr>
        <w:t>— Steve Jobs</w:t>
      </w:r>
    </w:p>
    <w:p w14:paraId="0B168000" w14:textId="74F9FF00">
      <w:pPr>
        <w:pBdr>
          <w:bottom w:val="single" w:sz="6" w:space="1" w:color="CCCCCC"/>
        </w:pBdr>
      </w:pPr>
    </w:p>
    <w:p w14:paraId="1A2B3F00" w14:textId="38A7E800">
      <w:r>
        <w:lastRenderedPageBreak/>
        <w:br w:type="page"/>
      </w:r>
      <w:r/>
    </w:p>
    <w:p w14:paraId="5825D8A3" w14:textId="2C40C8B0">
      <w:pPr>
        <w:pStyle w:val="Heading1"/>
      </w:pPr>
      <w:bookmarkStart w:id="900053" w:name="_Toc422408538"/>
      <w:bookmarkStart w:id="23" w:name="section14"/>
      <w:r>
        <w:rPr>
          <w:rFonts w:ascii="Arial" w:hAnsi="Arial" w:eastAsia="Arial" w:cs="Arial"/>
          <w:b/>
          <w:bCs/>
          <w:color w:val="1A3550"/>
          <w:sz w:val="36"/>
          <w:szCs w:val="36"/>
        </w:rPr>
        <w:t>14. Mathematical Equations</w:t>
      </w:r>
      <w:bookmarkEnd w:id="900053"/>
      <w:bookmarkEnd w:id="23"/>
    </w:p>
    <w:p w14:paraId="36A385C5" w14:textId="70274400">
      <w:pPr>
        <w:spacing w:after="120"/>
      </w:pPr>
      <w:r>
        <w:rPr>
          <w:rFonts w:ascii="Arial" w:hAnsi="Arial" w:eastAsia="Arial" w:cs="Arial"/>
          <w:sz w:val="22"/>
          <w:szCs w:val="22"/>
        </w:rPr>
        <w:t xml:space="preserve">Quadratic formula: </w:t>
      </w:r>
      <m:oMath>
        <m:r>
          <m:t xml:space="preserve">x = </m:t>
        </m:r>
        <m:f>
          <m:num>
            <m:r>
              <m:t xml:space="preserve">-b ± </m:t>
            </m:r>
            <m:rad>
              <m:radPr>
                <m:degHide m:val="1"/>
              </m:radPr>
              <m:deg/>
              <m:e>
                <m:r>
                  <m:t>b² - 4ac</m:t>
                </m:r>
              </m:e>
            </m:rad>
          </m:num>
          <m:den>
            <m:r>
              <m:t>2a</m:t>
            </m:r>
          </m:den>
        </m:f>
      </m:oMath>
    </w:p>
    <w:p w14:paraId="353C5F26" w14:textId="5A296000">
      <w:pPr>
        <w:spacing w:after="120"/>
      </w:pPr>
      <w:r>
        <w:rPr>
          <w:rFonts w:ascii="Arial" w:hAnsi="Arial" w:eastAsia="Arial" w:cs="Arial"/>
          <w:sz w:val="22"/>
          <w:szCs w:val="22"/>
        </w:rPr>
        <w:t xml:space="preserve">Einstein’s: </w:t>
      </w:r>
      <m:oMath>
        <m:r>
          <m:t>E = m</m:t>
        </m:r>
        <m:sSup>
          <m:sSupPr/>
          <m:e>
            <m:r>
              <m:t>c</m:t>
            </m:r>
          </m:e>
          <m:sup>
            <m:r>
              <m:t>2</m:t>
            </m:r>
          </m:sup>
        </m:sSup>
      </m:oMath>
    </w:p>
    <w:p w14:paraId="546341D7" w14:textId="1C845000">
      <w:pPr>
        <w:spacing w:after="120"/>
      </w:pPr>
      <w:r>
        <w:rPr>
          <w:rFonts w:ascii="Arial" w:hAnsi="Arial" w:eastAsia="Arial" w:cs="Arial"/>
          <w:sz w:val="22"/>
          <w:szCs w:val="22"/>
        </w:rPr>
        <w:t xml:space="preserve">Summation: </w:t>
      </w:r>
      <m:oMath>
        <m:nary>
          <m:naryPr>
            <m:chr m:val="∑"/>
            <m:limLoc m:val="undOvr"/>
          </m:naryPr>
          <m:sub>
            <m:r>
              <m:t>i=1</m:t>
            </m:r>
          </m:sub>
          <m:sup>
            <m:r>
              <m:t>n</m:t>
            </m:r>
          </m:sup>
          <m:e>
            <m:r>
              <m:t>i</m:t>
            </m:r>
          </m:e>
        </m:nary>
      </m:oMath>
    </w:p>
    <w:p w14:paraId="4FED1300" w14:textId="57069D63">
      <w:r>
        <w:lastRenderedPageBreak/>
        <w:br w:type="page"/>
      </w:r>
      <w:r/>
    </w:p>
    <w:p w14:paraId="52531173" w14:textId="533AF100">
      <w:pPr>
        <w:pStyle w:val="Heading1"/>
      </w:pPr>
      <w:bookmarkStart w:id="900054" w:name="_Toc1714908650"/>
      <w:bookmarkStart w:id="24" w:name="section15"/>
      <w:r>
        <w:rPr>
          <w:rFonts w:ascii="Arial" w:hAnsi="Arial" w:eastAsia="Arial" w:cs="Arial"/>
          <w:b/>
          <w:bCs/>
          <w:color w:val="1A3550"/>
          <w:sz w:val="36"/>
          <w:szCs w:val="36"/>
        </w:rPr>
        <w:t>15. Document Fields</w:t>
      </w:r>
      <w:bookmarkEnd w:id="900054"/>
      <w:bookmarkEnd w:id="24"/>
    </w:p>
    <w:p w14:paraId="0BF37000" w14:textId="594CB400">
      <w:pPr>
        <w:spacing w:after="80"/>
      </w:pPr>
      <w:r>
        <w:rPr>
          <w:rFonts w:ascii="Arial" w:hAnsi="Arial" w:eastAsia="Arial" w:cs="Arial"/>
          <w:b/>
          <w:bCs/>
          <w:sz w:val="22"/>
          <w:szCs w:val="22"/>
        </w:rPr>
        <w:t xml:space="preserve">PAGE: </w:t>
      </w:r>
      <w:fldSimple w:instr="[object Object]"/>
    </w:p>
    <w:p w14:paraId="2F003534" w14:textId="1F656A61">
      <w:pPr>
        <w:spacing w:after="80"/>
      </w:pPr>
      <w:r>
        <w:rPr>
          <w:rFonts w:ascii="Arial" w:hAnsi="Arial" w:eastAsia="Arial" w:cs="Arial"/>
          <w:b/>
          <w:bCs/>
          <w:sz w:val="22"/>
          <w:szCs w:val="22"/>
        </w:rPr>
        <w:t xml:space="preserve">NUMPAGES: </w:t>
      </w:r>
      <w:fldSimple w:instr="[object Object]"/>
    </w:p>
    <w:p w14:paraId="56A84800" w14:textId="2E8179E0">
      <w:pPr>
        <w:spacing w:after="80"/>
      </w:pPr>
      <w:r>
        <w:rPr>
          <w:rFonts w:ascii="Arial" w:hAnsi="Arial" w:eastAsia="Arial" w:cs="Arial"/>
          <w:b/>
          <w:bCs/>
          <w:sz w:val="22"/>
          <w:szCs w:val="22"/>
        </w:rPr>
        <w:t xml:space="preserve">TITLE: </w:t>
      </w:r>
      <w:fldSimple w:instr="[object Object]"/>
    </w:p>
    <w:p w14:paraId="597EF600" w14:textId="59D64DAD">
      <w:pPr>
        <w:spacing w:after="80"/>
      </w:pPr>
      <w:r>
        <w:rPr>
          <w:rFonts w:ascii="Arial" w:hAnsi="Arial" w:eastAsia="Arial" w:cs="Arial"/>
          <w:b/>
          <w:bCs/>
          <w:sz w:val="22"/>
          <w:szCs w:val="22"/>
        </w:rPr>
        <w:t xml:space="preserve">AUTHOR: </w:t>
      </w:r>
      <w:fldSimple w:instr="[object Object]"/>
    </w:p>
    <w:p w14:paraId="6A31C500" w14:textId="583C2E00">
      <w:pPr>
        <w:spacing w:after="80"/>
      </w:pPr>
      <w:r>
        <w:rPr>
          <w:rFonts w:ascii="Arial" w:hAnsi="Arial" w:eastAsia="Arial" w:cs="Arial"/>
          <w:b/>
          <w:bCs/>
          <w:sz w:val="22"/>
          <w:szCs w:val="22"/>
        </w:rPr>
        <w:t xml:space="preserve">DATE: </w:t>
      </w:r>
      <w:fldSimple w:instr="[object Object]"/>
    </w:p>
    <w:p w14:paraId="46B66800" w14:textId="536B5500">
      <w:pPr>
        <w:spacing w:after="80"/>
      </w:pPr>
      <w:r>
        <w:rPr>
          <w:rFonts w:ascii="Arial" w:hAnsi="Arial" w:eastAsia="Arial" w:cs="Arial"/>
          <w:b/>
          <w:bCs/>
          <w:sz w:val="22"/>
          <w:szCs w:val="22"/>
        </w:rPr>
        <w:t xml:space="preserve">TIME: </w:t>
      </w:r>
      <w:fldSimple w:instr="[object Object]"/>
    </w:p>
    <w:p w14:paraId="681665F3" w14:textId="7E71EC00">
      <w:pPr>
        <w:spacing w:after="80"/>
      </w:pPr>
      <w:r>
        <w:rPr>
          <w:rFonts w:ascii="Arial" w:hAnsi="Arial" w:eastAsia="Arial" w:cs="Arial"/>
          <w:b/>
          <w:bCs/>
          <w:sz w:val="22"/>
          <w:szCs w:val="22"/>
        </w:rPr>
        <w:t xml:space="preserve">FILENAME: </w:t>
      </w:r>
      <w:fldSimple w:instr="[object Object]"/>
    </w:p>
    <w:p w14:paraId="171C5BE4" w14:textId="2B01B95C">
      <w:r>
        <w:lastRenderedPageBreak/>
        <w:br w:type="page"/>
      </w:r>
      <w:r/>
    </w:p>
    <w:p w14:paraId="1FC39800" w14:textId="5E935DC2">
      <w:pPr>
        <w:pStyle w:val="Heading1"/>
      </w:pPr>
      <w:bookmarkStart w:id="900055" w:name="_Toc602910037"/>
      <w:bookmarkStart w:id="25" w:name="section16"/>
      <w:r>
        <w:rPr>
          <w:rFonts w:ascii="Arial" w:hAnsi="Arial" w:eastAsia="Arial" w:cs="Arial"/>
          <w:b/>
          <w:bCs/>
          <w:color w:val="1A3550"/>
          <w:sz w:val="36"/>
          <w:szCs w:val="36"/>
        </w:rPr>
        <w:t>16. Floating Table</w:t>
      </w:r>
      <w:bookmarkEnd w:id="900055"/>
      <w:bookmarkEnd w:id="25"/>
    </w:p>
    <w:p w14:paraId="1EFF233B" w14:textId="739DAC00">
      <w:pPr>
        <w:spacing w:after="120"/>
      </w:pPr>
      <w:r>
        <w:rPr>
          <w:rFonts w:ascii="Arial" w:hAnsi="Arial" w:eastAsia="Arial" w:cs="Arial"/>
          <w:sz w:val="22"/>
          <w:szCs w:val="22"/>
        </w:rPr>
        <w:t>Below is a floating table positioned relative to the margin. Floating tables can be positioned independently of the text flow, which is useful for sidebar data, quick-reference cards, and callout tables.</w:t>
      </w:r>
    </w:p>
    <w:tbl>
      <w:tblPr>
        <w:tblpPr w:horzAnchor="margin" w:vertAnchor="text" w:tblpXSpec="center" w:tblpY="200"/>
        <w:tblOverlap w:val="never"/>
        <w:tblW w:w="5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2500"/>
      </w:tblGrid>
      <w:tr>
        <w:tc>
          <w:tcPr>
            <w:tcW w:w="2500" w:type="dxa"/>
            <w:tcBorders>
              <w:top w:val="single" w:sz="1" w:color="999999"/>
              <w:left w:val="single" w:sz="1" w:color="999999"/>
              <w:bottom w:val="single" w:sz="1" w:color="999999"/>
              <w:right w:val="single" w:sz="1" w:color="999999"/>
            </w:tcBorders>
            <w:shd w:val="clear" w:fill="2B6CB0"/>
            <w:tcMar>
              <w:top w:w="80" w:type="dxa"/>
              <w:left w:w="120" w:type="dxa"/>
              <w:bottom w:w="80" w:type="dxa"/>
              <w:right w:w="120" w:type="dxa"/>
            </w:tcMar>
          </w:tcPr>
          <w:p w14:paraId="5FF20000" w14:textId="5FAB82C0">
            <w:pPr>
              <w:jc w:val="center"/>
            </w:pPr>
            <w:r>
              <w:rPr>
                <w:rFonts w:ascii="Arial" w:hAnsi="Arial" w:eastAsia="Arial" w:cs="Arial"/>
                <w:b/>
                <w:bCs/>
                <w:color w:val="FFFFFF"/>
                <w:sz w:val="22"/>
                <w:szCs w:val="22"/>
              </w:rPr>
              <w:t>Metric</w:t>
            </w:r>
          </w:p>
        </w:tc>
        <w:tc>
          <w:tcPr>
            <w:tcW w:w="2500" w:type="dxa"/>
            <w:tcBorders>
              <w:top w:val="single" w:sz="1" w:color="999999"/>
              <w:left w:val="single" w:sz="1" w:color="999999"/>
              <w:bottom w:val="single" w:sz="1" w:color="999999"/>
              <w:right w:val="single" w:sz="1" w:color="999999"/>
            </w:tcBorders>
            <w:shd w:val="clear" w:fill="2B6CB0"/>
            <w:tcMar>
              <w:top w:w="80" w:type="dxa"/>
              <w:left w:w="120" w:type="dxa"/>
              <w:bottom w:w="80" w:type="dxa"/>
              <w:right w:w="120" w:type="dxa"/>
            </w:tcMar>
          </w:tcPr>
          <w:p w14:paraId="4EB6F96A" w14:textId="7787CCF0">
            <w:pPr>
              <w:jc w:val="center"/>
            </w:pPr>
            <w:r>
              <w:rPr>
                <w:rFonts w:ascii="Arial" w:hAnsi="Arial" w:eastAsia="Arial" w:cs="Arial"/>
                <w:b/>
                <w:bCs/>
                <w:color w:val="FFFFFF"/>
                <w:sz w:val="22"/>
                <w:szCs w:val="22"/>
              </w:rPr>
              <w:t>Value</w:t>
            </w:r>
          </w:p>
        </w:tc>
      </w:tr>
      <w:tr>
        <w:tc>
          <w:tcPr>
            <w:tcW w:w="250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B14AD8E" w14:textId="7CBA5A00">
            <w:pPr>
              <w:jc w:val="center"/>
            </w:pPr>
            <w:r>
              <w:rPr>
                <w:rFonts w:ascii="Arial" w:hAnsi="Arial" w:eastAsia="Arial" w:cs="Arial"/>
                <w:sz w:val="22"/>
                <w:szCs w:val="22"/>
              </w:rPr>
              <w:t>Uptime</w:t>
            </w:r>
          </w:p>
        </w:tc>
        <w:tc>
          <w:tcPr>
            <w:tcW w:w="250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E1BC000" w14:textId="07A2F800">
            <w:pPr>
              <w:jc w:val="center"/>
            </w:pPr>
            <w:r>
              <w:rPr>
                <w:rFonts w:ascii="Arial" w:hAnsi="Arial" w:eastAsia="Arial" w:cs="Arial"/>
                <w:sz w:val="22"/>
                <w:szCs w:val="22"/>
              </w:rPr>
              <w:t>99.97%</w:t>
            </w:r>
          </w:p>
        </w:tc>
      </w:tr>
      <w:tr>
        <w:tc>
          <w:tcPr>
            <w:tcW w:w="25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3BD9F900" w14:textId="204687DB">
            <w:pPr>
              <w:jc w:val="center"/>
            </w:pPr>
            <w:r>
              <w:rPr>
                <w:rFonts w:ascii="Arial" w:hAnsi="Arial" w:eastAsia="Arial" w:cs="Arial"/>
                <w:sz w:val="22"/>
                <w:szCs w:val="22"/>
              </w:rPr>
              <w:t>Latency</w:t>
            </w:r>
          </w:p>
        </w:tc>
        <w:tc>
          <w:tcPr>
            <w:tcW w:w="250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8280200" w14:textId="1DED3480">
            <w:pPr>
              <w:jc w:val="center"/>
            </w:pPr>
            <w:r>
              <w:rPr>
                <w:rFonts w:ascii="Arial" w:hAnsi="Arial" w:eastAsia="Arial" w:cs="Arial"/>
                <w:sz w:val="22"/>
                <w:szCs w:val="22"/>
              </w:rPr>
              <w:t>42ms</w:t>
            </w:r>
          </w:p>
        </w:tc>
      </w:tr>
      <w:tr>
        <w:tc>
          <w:tcPr>
            <w:tcW w:w="250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E588800" w14:textId="0367A400">
            <w:pPr>
              <w:jc w:val="center"/>
            </w:pPr>
            <w:r>
              <w:rPr>
                <w:rFonts w:ascii="Arial" w:hAnsi="Arial" w:eastAsia="Arial" w:cs="Arial"/>
                <w:sz w:val="22"/>
                <w:szCs w:val="22"/>
              </w:rPr>
              <w:t>Error Rate</w:t>
            </w:r>
          </w:p>
        </w:tc>
        <w:tc>
          <w:tcPr>
            <w:tcW w:w="250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A97A200" w14:textId="2CF92B5D">
            <w:pPr>
              <w:jc w:val="center"/>
            </w:pPr>
            <w:r>
              <w:rPr>
                <w:rFonts w:ascii="Arial" w:hAnsi="Arial" w:eastAsia="Arial" w:cs="Arial"/>
                <w:sz w:val="22"/>
                <w:szCs w:val="22"/>
              </w:rPr>
              <w:t>0.03%</w:t>
            </w:r>
          </w:p>
        </w:tc>
      </w:tr>
    </w:tbl>
    <w:p w14:paraId="5F5D2CB8" w14:textId="35F01A00">
      <w:r>
        <w:lastRenderedPageBreak/>
        <w:br w:type="page"/>
      </w:r>
      <w:r/>
    </w:p>
    <w:p w14:paraId="6153FD00" w14:textId="3691BC00">
      <w:pPr>
        <w:pStyle w:val="Heading1"/>
      </w:pPr>
      <w:bookmarkStart w:id="900056" w:name="_Toc338438315"/>
      <w:bookmarkStart w:id="26" w:name="section17"/>
      <w:r>
        <w:rPr>
          <w:rFonts w:ascii="Arial" w:hAnsi="Arial" w:eastAsia="Arial" w:cs="Arial"/>
          <w:b/>
          <w:bCs/>
          <w:color w:val="1A3550"/>
          <w:sz w:val="36"/>
          <w:szCs w:val="36"/>
        </w:rPr>
        <w:t>17. Unicode &amp; International Text</w:t>
      </w:r>
      <w:bookmarkEnd w:id="900056"/>
      <w:bookmarkEnd w:id="26"/>
    </w:p>
    <w:p w14:paraId="120A6000" w14:textId="5B9689BC">
      <w:pPr>
        <w:spacing w:after="60"/>
      </w:pPr>
      <w:r>
        <w:rPr>
          <w:rFonts w:ascii="Arial" w:hAnsi="Arial" w:eastAsia="Arial" w:cs="Arial"/>
          <w:b/>
          <w:bCs/>
          <w:sz w:val="22"/>
          <w:szCs w:val="22"/>
        </w:rPr>
        <w:t xml:space="preserve">English: </w:t>
      </w:r>
      <w:r>
        <w:rPr>
          <w:rFonts w:ascii="Arial" w:hAnsi="Arial" w:eastAsia="Arial" w:cs="Arial"/>
          <w:sz w:val="22"/>
          <w:szCs w:val="22"/>
        </w:rPr>
        <w:t>The quick brown fox jumps over the lazy dog.</w:t>
      </w:r>
    </w:p>
    <w:p w14:paraId="7B240F76" w14:textId="46A9AA00">
      <w:pPr>
        <w:spacing w:after="60"/>
      </w:pPr>
      <w:r>
        <w:rPr>
          <w:rFonts w:ascii="Arial" w:hAnsi="Arial" w:eastAsia="Arial" w:cs="Arial"/>
          <w:b/>
          <w:bCs/>
          <w:sz w:val="22"/>
          <w:szCs w:val="22"/>
        </w:rPr>
        <w:t xml:space="preserve">Swedish: </w:t>
      </w:r>
      <w:r>
        <w:rPr>
          <w:rFonts w:ascii="Arial" w:hAnsi="Arial" w:eastAsia="Arial" w:cs="Arial"/>
          <w:sz w:val="22"/>
          <w:szCs w:val="22"/>
        </w:rPr>
        <w:t>Åäö – Språket är svårt men vackert.</w:t>
      </w:r>
    </w:p>
    <w:p w14:paraId="33C71356" w14:textId="3AB30A00">
      <w:pPr>
        <w:spacing w:after="60"/>
      </w:pPr>
      <w:r>
        <w:rPr>
          <w:rFonts w:ascii="Arial" w:hAnsi="Arial" w:eastAsia="Arial" w:cs="Arial"/>
          <w:b/>
          <w:bCs/>
          <w:sz w:val="22"/>
          <w:szCs w:val="22"/>
        </w:rPr>
        <w:t xml:space="preserve">German: </w:t>
      </w:r>
      <w:r>
        <w:rPr>
          <w:rFonts w:ascii="Arial" w:hAnsi="Arial" w:eastAsia="Arial" w:cs="Arial"/>
          <w:sz w:val="22"/>
          <w:szCs w:val="22"/>
        </w:rPr>
        <w:t>Üöäß – Grüße aus München.</w:t>
      </w:r>
    </w:p>
    <w:p w14:paraId="4F7CDCA2" w14:textId="4AA5D5D4">
      <w:pPr>
        <w:spacing w:after="60"/>
      </w:pPr>
      <w:r>
        <w:rPr>
          <w:rFonts w:ascii="Arial" w:hAnsi="Arial" w:eastAsia="Arial" w:cs="Arial"/>
          <w:b/>
          <w:bCs/>
          <w:sz w:val="22"/>
          <w:szCs w:val="22"/>
        </w:rPr>
        <w:t xml:space="preserve">French: </w:t>
      </w:r>
      <w:r>
        <w:rPr>
          <w:rFonts w:ascii="Arial" w:hAnsi="Arial" w:eastAsia="Arial" w:cs="Arial"/>
          <w:sz w:val="22"/>
          <w:szCs w:val="22"/>
        </w:rPr>
        <w:t>Àéèêëÿç – L’élève mange des crêpes.</w:t>
      </w:r>
    </w:p>
    <w:p w14:paraId="6A288400" w14:textId="76130000">
      <w:pPr>
        <w:spacing w:after="60"/>
      </w:pPr>
      <w:r>
        <w:rPr>
          <w:rFonts w:ascii="Arial" w:hAnsi="Arial" w:eastAsia="Arial" w:cs="Arial"/>
          <w:b/>
          <w:bCs/>
          <w:sz w:val="22"/>
          <w:szCs w:val="22"/>
        </w:rPr>
        <w:t xml:space="preserve">Spanish: </w:t>
      </w:r>
      <w:r>
        <w:rPr>
          <w:rFonts w:ascii="Arial" w:hAnsi="Arial" w:eastAsia="Arial" w:cs="Arial"/>
          <w:sz w:val="22"/>
          <w:szCs w:val="22"/>
        </w:rPr>
        <w:t>¿Dónde está la estación? ¡Hola amigos!</w:t>
      </w:r>
    </w:p>
    <w:p w14:paraId="64A63000" w14:textId="005F4800">
      <w:pPr>
        <w:spacing w:after="60"/>
      </w:pPr>
      <w:r>
        <w:rPr>
          <w:rFonts w:ascii="Arial" w:hAnsi="Arial" w:eastAsia="Arial" w:cs="Arial"/>
          <w:b/>
          <w:bCs/>
          <w:sz w:val="22"/>
          <w:szCs w:val="22"/>
        </w:rPr>
        <w:t xml:space="preserve">Japanese: </w:t>
      </w:r>
      <w:r>
        <w:rPr>
          <w:rFonts w:ascii="Arial" w:hAnsi="Arial" w:eastAsia="Arial" w:cs="Arial"/>
          <w:sz w:val="22"/>
          <w:szCs w:val="22"/>
        </w:rPr>
        <w:t>日本語のテスト文書</w:t>
      </w:r>
    </w:p>
    <w:p w14:paraId="2F7F7400" w14:textId="128C2000">
      <w:pPr>
        <w:spacing w:after="60"/>
      </w:pPr>
      <w:r>
        <w:rPr>
          <w:rFonts w:ascii="Arial" w:hAnsi="Arial" w:eastAsia="Arial" w:cs="Arial"/>
          <w:b/>
          <w:bCs/>
          <w:sz w:val="22"/>
          <w:szCs w:val="22"/>
        </w:rPr>
        <w:t xml:space="preserve">Chinese: </w:t>
      </w:r>
      <w:r>
        <w:rPr>
          <w:rFonts w:ascii="Arial" w:hAnsi="Arial" w:eastAsia="Arial" w:cs="Arial"/>
          <w:sz w:val="22"/>
          <w:szCs w:val="22"/>
        </w:rPr>
        <w:t>这是一个测试文档</w:t>
      </w:r>
    </w:p>
    <w:p w14:paraId="7399FA80" w14:textId="2E8335E3">
      <w:pPr>
        <w:spacing w:after="60"/>
      </w:pPr>
      <w:r>
        <w:rPr>
          <w:rFonts w:ascii="Arial" w:hAnsi="Arial" w:eastAsia="Arial" w:cs="Arial"/>
          <w:b/>
          <w:bCs/>
          <w:sz w:val="22"/>
          <w:szCs w:val="22"/>
        </w:rPr>
        <w:t xml:space="preserve">Korean: </w:t>
      </w:r>
      <w:r>
        <w:rPr>
          <w:rFonts w:ascii="Arial" w:hAnsi="Arial" w:eastAsia="Arial" w:cs="Arial"/>
          <w:sz w:val="22"/>
          <w:szCs w:val="22"/>
        </w:rPr>
        <w:t>테스트 문서입니다</w:t>
      </w:r>
    </w:p>
    <w:p w14:paraId="2D8CDE37" w14:textId="046B5900">
      <w:pPr>
        <w:spacing w:after="60"/>
      </w:pPr>
      <w:r>
        <w:rPr>
          <w:rFonts w:ascii="Arial" w:hAnsi="Arial" w:eastAsia="Arial" w:cs="Arial"/>
          <w:b/>
          <w:bCs/>
          <w:sz w:val="22"/>
          <w:szCs w:val="22"/>
        </w:rPr>
        <w:t xml:space="preserve">Arabic: </w:t>
      </w:r>
      <w:r>
        <w:rPr>
          <w:rFonts w:ascii="Arial" w:hAnsi="Arial" w:eastAsia="Arial" w:cs="Arial"/>
          <w:sz w:val="22"/>
          <w:szCs w:val="22"/>
        </w:rPr>
        <w:t>مستند اختبار شامل</w:t>
      </w:r>
    </w:p>
    <w:p w14:paraId="7B6A5600" w14:textId="587C07A5">
      <w:pPr>
        <w:spacing w:after="60"/>
      </w:pPr>
      <w:r>
        <w:rPr>
          <w:rFonts w:ascii="Arial" w:hAnsi="Arial" w:eastAsia="Arial" w:cs="Arial"/>
          <w:b/>
          <w:bCs/>
          <w:sz w:val="22"/>
          <w:szCs w:val="22"/>
        </w:rPr>
        <w:t xml:space="preserve">Hebrew: </w:t>
      </w:r>
      <w:r>
        <w:rPr>
          <w:rFonts w:ascii="Arial" w:hAnsi="Arial" w:eastAsia="Arial" w:cs="Arial"/>
          <w:sz w:val="22"/>
          <w:szCs w:val="22"/>
        </w:rPr>
        <w:t>מסמך בדיקה</w:t>
      </w:r>
    </w:p>
    <w:p w14:paraId="26283280" w14:textId="75B4E400">
      <w:pPr>
        <w:spacing w:after="60"/>
      </w:pPr>
      <w:r>
        <w:rPr>
          <w:rFonts w:ascii="Arial" w:hAnsi="Arial" w:eastAsia="Arial" w:cs="Arial"/>
          <w:b/>
          <w:bCs/>
          <w:sz w:val="22"/>
          <w:szCs w:val="22"/>
        </w:rPr>
        <w:t xml:space="preserve">Greek: </w:t>
      </w:r>
      <w:r>
        <w:rPr>
          <w:rFonts w:ascii="Arial" w:hAnsi="Arial" w:eastAsia="Arial" w:cs="Arial"/>
          <w:sz w:val="22"/>
          <w:szCs w:val="22"/>
        </w:rPr>
        <w:t>Δοκιμαστικό έγγραφο</w:t>
      </w:r>
    </w:p>
    <w:p w14:paraId="4504CD02" w14:textId="7063F100">
      <w:pPr>
        <w:spacing w:after="60"/>
      </w:pPr>
      <w:r>
        <w:rPr>
          <w:rFonts w:ascii="Arial" w:hAnsi="Arial" w:eastAsia="Arial" w:cs="Arial"/>
          <w:b/>
          <w:bCs/>
          <w:sz w:val="22"/>
          <w:szCs w:val="22"/>
        </w:rPr>
        <w:t xml:space="preserve">Russian: </w:t>
      </w:r>
      <w:r>
        <w:rPr>
          <w:rFonts w:ascii="Arial" w:hAnsi="Arial" w:eastAsia="Arial" w:cs="Arial"/>
          <w:sz w:val="22"/>
          <w:szCs w:val="22"/>
        </w:rPr>
        <w:t>Тестовый документ</w:t>
      </w:r>
    </w:p>
    <w:p w14:paraId="69F90D00" w14:textId="0EDD70C5">
      <w:pPr>
        <w:spacing w:after="60"/>
      </w:pPr>
      <w:r>
        <w:rPr>
          <w:rFonts w:ascii="Arial" w:hAnsi="Arial" w:eastAsia="Arial" w:cs="Arial"/>
          <w:b/>
          <w:bCs/>
          <w:sz w:val="22"/>
          <w:szCs w:val="22"/>
        </w:rPr>
        <w:t xml:space="preserve">Emoji: </w:t>
      </w:r>
      <w:r>
        <w:rPr>
          <w:rFonts w:ascii="Arial" w:hAnsi="Arial" w:eastAsia="Arial" w:cs="Arial"/>
          <w:sz w:val="22"/>
          <w:szCs w:val="22"/>
        </w:rPr>
        <w:t>✅ ❌ ⚠️ ℹ️ ❤️ ⭐ ✨ 📄 🔍 ⚙️</w:t>
      </w:r>
    </w:p>
    <w:p w14:paraId="67B05ADC" w14:textId="1E3A1700">
      <w:r>
        <w:lastRenderedPageBreak/>
        <w:br w:type="page"/>
      </w:r>
      <w:r/>
    </w:p>
    <w:p w14:paraId="1B409000" w14:textId="1695D407">
      <w:pPr>
        <w:pStyle w:val="Heading1"/>
      </w:pPr>
      <w:bookmarkStart w:id="900057" w:name="_Toc423340725"/>
      <w:bookmarkStart w:id="27" w:name="section18"/>
      <w:r>
        <w:rPr>
          <w:rFonts w:ascii="Arial" w:hAnsi="Arial" w:eastAsia="Arial" w:cs="Arial"/>
          <w:b/>
          <w:bCs/>
          <w:color w:val="1A3550"/>
          <w:sz w:val="36"/>
          <w:szCs w:val="36"/>
        </w:rPr>
        <w:t>18. Edge Cases &amp; Stress Tests</w:t>
      </w:r>
      <w:bookmarkEnd w:id="900057"/>
      <w:bookmarkEnd w:id="27"/>
    </w:p>
    <w:p w14:paraId="326E5100" w14:textId="242F97EA">
      <w:pPr>
        <w:pStyle w:val="Heading2"/>
      </w:pPr>
      <w:bookmarkStart w:id="900058" w:name="_Toc155960099"/>
      <w:r>
        <w:rPr>
          <w:rFonts w:ascii="Arial" w:hAnsi="Arial" w:eastAsia="Arial" w:cs="Arial"/>
          <w:b/>
          <w:bCs/>
          <w:color w:val="2B6CB0"/>
          <w:sz w:val="30"/>
          <w:szCs w:val="30"/>
        </w:rPr>
        <w:t>18.1 Long Paragraph</w:t>
      </w:r>
      <w:bookmarkEnd w:id="900058"/>
    </w:p>
    <w:p w14:paraId="4B45AA00" w14:textId="264B4BBA">
      <w:pPr>
        <w:spacing w:after="200"/>
        <w:jc w:val="both"/>
      </w:pPr>
      <w:r>
        <w:rPr>
          <w:rFonts w:ascii="Arial" w:hAnsi="Arial" w:eastAsia="Arial" w:cs="Arial"/>
          <w:sz w:val="22"/>
          <w:szCs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7FD95A00" w14:textId="6A39D0D5">
      <w:pPr>
        <w:pStyle w:val="Heading2"/>
      </w:pPr>
      <w:bookmarkStart w:id="900059" w:name="_Toc1139321417"/>
      <w:r>
        <w:rPr>
          <w:rFonts w:ascii="Arial" w:hAnsi="Arial" w:eastAsia="Arial" w:cs="Arial"/>
          <w:b/>
          <w:bCs/>
          <w:color w:val="2B6CB0"/>
          <w:sz w:val="30"/>
          <w:szCs w:val="30"/>
        </w:rPr>
        <w:t>18.2 Empty Paragraphs</w:t>
      </w:r>
      <w:bookmarkEnd w:id="900059"/>
    </w:p>
    <w:p w14:paraId="6E03EC00" w14:textId="3F781200"/>
    <w:p w14:paraId="23196000" w14:textId="417BA800"/>
    <w:p w14:paraId="2C41A500" w14:textId="3E532800"/>
    <w:p w14:paraId="061D3800" w14:textId="16E16E00">
      <w:pPr>
        <w:spacing w:after="120"/>
      </w:pPr>
      <w:r>
        <w:rPr>
          <w:rFonts w:ascii="Arial" w:hAnsi="Arial" w:eastAsia="Arial" w:cs="Arial"/>
          <w:sz w:val="22"/>
          <w:szCs w:val="22"/>
        </w:rPr>
        <w:t>(Three empty paragraphs above.)</w:t>
      </w:r>
    </w:p>
    <w:p w14:paraId="670B8AA6" w14:textId="73870800">
      <w:pPr>
        <w:pStyle w:val="Heading2"/>
      </w:pPr>
      <w:bookmarkStart w:id="900060" w:name="_Toc87704262"/>
      <w:r>
        <w:rPr>
          <w:rFonts w:ascii="Arial" w:hAnsi="Arial" w:eastAsia="Arial" w:cs="Arial"/>
          <w:b/>
          <w:bCs/>
          <w:color w:val="2B6CB0"/>
          <w:sz w:val="30"/>
          <w:szCs w:val="30"/>
        </w:rPr>
        <w:t>18.3 Multi-Run Paragraph (10+ Runs)</w:t>
      </w:r>
      <w:bookmarkEnd w:id="900060"/>
    </w:p>
    <w:p w14:paraId="7964E81F" w14:textId="7F35AADF">
      <w:pPr>
        <w:spacing w:after="120"/>
      </w:pPr>
      <w:r>
        <w:rPr>
          <w:rFonts w:ascii="Arial" w:hAnsi="Arial" w:eastAsia="Arial" w:cs="Arial"/>
          <w:sz w:val="22"/>
          <w:szCs w:val="22"/>
        </w:rPr>
        <w:t xml:space="preserve">R1-Normal </w:t>
      </w:r>
      <w:r>
        <w:rPr>
          <w:rFonts w:ascii="Arial" w:hAnsi="Arial" w:eastAsia="Arial" w:cs="Arial"/>
          <w:b/>
          <w:bCs/>
          <w:sz w:val="22"/>
          <w:szCs w:val="22"/>
        </w:rPr>
        <w:t xml:space="preserve">R2-Bold </w:t>
      </w:r>
      <w:r>
        <w:rPr>
          <w:rFonts w:ascii="Times New Roman" w:hAnsi="Times New Roman" w:eastAsia="Times New Roman" w:cs="Times New Roman"/>
          <w:i/>
          <w:iCs/>
          <w:sz w:val="22"/>
          <w:szCs w:val="22"/>
        </w:rPr>
        <w:t xml:space="preserve">R3-Italic </w:t>
      </w:r>
      <w:r>
        <w:rPr>
          <w:rFonts w:ascii="Arial" w:hAnsi="Arial" w:eastAsia="Arial" w:cs="Arial"/>
          <w:color w:val="FF0000"/>
          <w:sz w:val="22"/>
          <w:szCs w:val="22"/>
        </w:rPr>
        <w:t xml:space="preserve">R4-Red </w:t>
      </w:r>
      <w:r>
        <w:rPr>
          <w:rFonts w:ascii="Arial" w:hAnsi="Arial" w:eastAsia="Arial" w:cs="Arial"/>
          <w:sz w:val="36"/>
          <w:szCs w:val="36"/>
        </w:rPr>
        <w:t xml:space="preserve">R5-Large </w:t>
      </w:r>
      <w:r>
        <w:rPr>
          <w:rFonts w:ascii="Arial" w:hAnsi="Arial" w:eastAsia="Arial" w:cs="Arial"/>
          <w:sz w:val="14"/>
          <w:szCs w:val="14"/>
        </w:rPr>
        <w:t xml:space="preserve">R6-Small </w:t>
      </w:r>
      <w:r>
        <w:rPr>
          <w:rFonts w:ascii="Arial" w:hAnsi="Arial" w:eastAsia="Arial" w:cs="Arial"/>
          <w:sz w:val="22"/>
          <w:szCs w:val="22"/>
          <w:highlight w:val="yellow"/>
        </w:rPr>
        <w:t xml:space="preserve">R7-Highlight </w:t>
      </w:r>
      <w:r>
        <w:rPr>
          <w:rFonts w:ascii="Arial" w:hAnsi="Arial" w:eastAsia="Arial" w:cs="Arial"/>
          <w:sz w:val="22"/>
          <w:szCs w:val="22"/>
          <w:u w:val="single"/>
        </w:rPr>
        <w:t xml:space="preserve">R8-Underline </w:t>
      </w:r>
      <w:r>
        <w:rPr>
          <w:rFonts w:ascii="Arial" w:hAnsi="Arial" w:eastAsia="Arial" w:cs="Arial"/>
          <w:strike/>
          <w:sz w:val="22"/>
          <w:szCs w:val="22"/>
        </w:rPr>
        <w:t xml:space="preserve">R9-Strike </w:t>
      </w:r>
      <w:r>
        <w:rPr>
          <w:rFonts w:ascii="Courier New" w:hAnsi="Courier New" w:eastAsia="Courier New" w:cs="Courier New"/>
          <w:b/>
          <w:bCs/>
          <w:color w:val="006600"/>
          <w:sz w:val="22"/>
          <w:szCs w:val="22"/>
        </w:rPr>
        <w:t xml:space="preserve">R10-Courier </w:t>
      </w:r>
      <w:r>
        <w:rPr>
          <w:rFonts w:ascii="Arial" w:hAnsi="Arial" w:eastAsia="Arial" w:cs="Arial"/>
          <w:sz w:val="22"/>
          <w:szCs w:val="22"/>
          <w:vertAlign w:val="subscript"/>
        </w:rPr>
        <w:t>R11-Sub</w:t>
      </w:r>
      <w:r>
        <w:rPr>
          <w:rFonts w:ascii="Arial" w:hAnsi="Arial" w:eastAsia="Arial" w:cs="Arial"/>
          <w:sz w:val="22"/>
          <w:szCs w:val="22"/>
          <w:vertAlign w:val="superscript"/>
        </w:rPr>
        <w:t>R12-Sup</w:t>
      </w:r>
    </w:p>
    <w:p w14:paraId="59103DB0" w14:textId="376B8A00">
      <w:pPr>
        <w:pStyle w:val="Heading2"/>
      </w:pPr>
      <w:bookmarkStart w:id="900061" w:name="_Toc510997148"/>
      <w:r>
        <w:rPr>
          <w:rFonts w:ascii="Arial" w:hAnsi="Arial" w:eastAsia="Arial" w:cs="Arial"/>
          <w:b/>
          <w:bCs/>
          <w:color w:val="2B6CB0"/>
          <w:sz w:val="30"/>
          <w:szCs w:val="30"/>
        </w:rPr>
        <w:t>18.4 Table with Images in Cells</w:t>
      </w:r>
      <w:bookmarkEnd w:id="900061"/>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340"/>
        <w:gridCol w:w="2340"/>
        <w:gridCol w:w="2340"/>
        <w:gridCol w:w="2340"/>
      </w:tblGrid>
      <w:tr>
        <w:tc>
          <w:tcPr>
            <w:tcW w:w="234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3286C800" w14:textId="39EA4A00">
            <w:pPr>
              <w:jc w:val="center"/>
            </w:pPr>
            <w:r>
              <w:drawing>
                <wp:inline distT="0" distB="0" distL="0" distR="0">
                  <wp:extent cx="381000" cy="381000"/>
                  <wp:effectExtent l="0" t="0" r="0" b="0"/>
                  <wp:docPr id="100007" name="Red" descr="Red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Red square"/>
                          <pic:cNvPicPr/>
                        </pic:nvPicPr>
                        <pic:blipFill>
                          <a:blip r:embed="rId15"/>
                          <a:stretch>
                            <a:fillRect/>
                          </a:stretch>
                        </pic:blipFill>
                        <pic:spPr>
                          <a:xfrm>
                            <a:off x="0" y="0"/>
                            <a:ext cx="381000" cy="381000"/>
                          </a:xfrm>
                          <a:prstGeom prst="rect">
                            <a:avLst/>
                          </a:prstGeom>
                        </pic:spPr>
                      </pic:pic>
                    </a:graphicData>
                  </a:graphic>
                </wp:inline>
              </w:drawing>
            </w:r>
          </w:p>
          <w:p w14:paraId="25AF3700" w14:textId="61423A22">
            <w:pPr>
              <w:jc w:val="center"/>
            </w:pPr>
            <w:r>
              <w:rPr>
                <w:rFonts w:ascii="Arial" w:hAnsi="Arial" w:eastAsia="Arial" w:cs="Arial"/>
                <w:b/>
                <w:bCs/>
                <w:sz w:val="20"/>
                <w:szCs w:val="20"/>
              </w:rPr>
              <w:t>Red</w:t>
            </w:r>
          </w:p>
        </w:tc>
        <w:tc>
          <w:tcPr>
            <w:tcW w:w="234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57891C63" w14:textId="26D3FF3A">
            <w:pPr>
              <w:jc w:val="center"/>
            </w:pPr>
            <w:r>
              <w:drawing>
                <wp:inline distT="0" distB="0" distL="0" distR="0">
                  <wp:extent cx="381000" cy="381000"/>
                  <wp:effectExtent l="0" t="0" r="0" b="0"/>
                  <wp:docPr id="100008" name="Blue" descr="Blue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Blue square"/>
                          <pic:cNvPicPr/>
                        </pic:nvPicPr>
                        <pic:blipFill>
                          <a:blip r:embed="rId16"/>
                          <a:stretch>
                            <a:fillRect/>
                          </a:stretch>
                        </pic:blipFill>
                        <pic:spPr>
                          <a:xfrm>
                            <a:off x="0" y="0"/>
                            <a:ext cx="381000" cy="381000"/>
                          </a:xfrm>
                          <a:prstGeom prst="rect">
                            <a:avLst/>
                          </a:prstGeom>
                        </pic:spPr>
                      </pic:pic>
                    </a:graphicData>
                  </a:graphic>
                </wp:inline>
              </w:drawing>
            </w:r>
          </w:p>
          <w:p w14:paraId="7F4788BA" w14:textId="440C8C00">
            <w:pPr>
              <w:jc w:val="center"/>
            </w:pPr>
            <w:r>
              <w:rPr>
                <w:rFonts w:ascii="Arial" w:hAnsi="Arial" w:eastAsia="Arial" w:cs="Arial"/>
                <w:b/>
                <w:bCs/>
                <w:sz w:val="20"/>
                <w:szCs w:val="20"/>
              </w:rPr>
              <w:t>Blue</w:t>
            </w:r>
          </w:p>
        </w:tc>
        <w:tc>
          <w:tcPr>
            <w:tcW w:w="234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7B755800" w14:textId="4226DB98">
            <w:pPr>
              <w:jc w:val="center"/>
            </w:pPr>
            <w:r>
              <w:drawing>
                <wp:inline distT="0" distB="0" distL="0" distR="0">
                  <wp:extent cx="381000" cy="381000"/>
                  <wp:effectExtent l="0" t="0" r="0" b="0"/>
                  <wp:docPr id="100009" name="Green" descr="Green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Green square"/>
                          <pic:cNvPicPr/>
                        </pic:nvPicPr>
                        <pic:blipFill>
                          <a:blip r:embed="rId14"/>
                          <a:stretch>
                            <a:fillRect/>
                          </a:stretch>
                        </pic:blipFill>
                        <pic:spPr>
                          <a:xfrm>
                            <a:off x="0" y="0"/>
                            <a:ext cx="381000" cy="381000"/>
                          </a:xfrm>
                          <a:prstGeom prst="rect">
                            <a:avLst/>
                          </a:prstGeom>
                        </pic:spPr>
                      </pic:pic>
                    </a:graphicData>
                  </a:graphic>
                </wp:inline>
              </w:drawing>
            </w:r>
          </w:p>
          <w:p w14:paraId="4EA3DE00" w14:textId="3F4FB6AF">
            <w:pPr>
              <w:jc w:val="center"/>
            </w:pPr>
            <w:r>
              <w:rPr>
                <w:rFonts w:ascii="Arial" w:hAnsi="Arial" w:eastAsia="Arial" w:cs="Arial"/>
                <w:b/>
                <w:bCs/>
                <w:sz w:val="20"/>
                <w:szCs w:val="20"/>
              </w:rPr>
              <w:t>Green</w:t>
            </w:r>
          </w:p>
        </w:tc>
        <w:tc>
          <w:tcPr>
            <w:tcW w:w="2340" w:type="dxa"/>
            <w:tcBorders>
              <w:top w:val="single" w:sz="1" w:color="999999"/>
              <w:left w:val="single" w:sz="1" w:color="999999"/>
              <w:bottom w:val="single" w:sz="1" w:color="999999"/>
              <w:right w:val="single" w:sz="1" w:color="999999"/>
            </w:tcBorders>
            <w:tcMar>
              <w:top w:w="80" w:type="dxa"/>
              <w:left w:w="120" w:type="dxa"/>
              <w:bottom w:w="80" w:type="dxa"/>
              <w:right w:w="120" w:type="dxa"/>
            </w:tcMar>
          </w:tcPr>
          <w:p w14:paraId="4B9A1400" w14:textId="063BE600">
            <w:pPr>
              <w:jc w:val="center"/>
            </w:pPr>
            <w:r>
              <w:drawing>
                <wp:inline distT="0" distB="0" distL="0" distR="0">
                  <wp:extent cx="381000" cy="381000"/>
                  <wp:effectExtent l="0" t="0" r="0" b="0"/>
                  <wp:docPr id="100010" name="Orange" descr="Orange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Orange square"/>
                          <pic:cNvPicPr/>
                        </pic:nvPicPr>
                        <pic:blipFill>
                          <a:blip r:embed="rId17"/>
                          <a:stretch>
                            <a:fillRect/>
                          </a:stretch>
                        </pic:blipFill>
                        <pic:spPr>
                          <a:xfrm>
                            <a:off x="0" y="0"/>
                            <a:ext cx="381000" cy="381000"/>
                          </a:xfrm>
                          <a:prstGeom prst="rect">
                            <a:avLst/>
                          </a:prstGeom>
                        </pic:spPr>
                      </pic:pic>
                    </a:graphicData>
                  </a:graphic>
                </wp:inline>
              </w:drawing>
            </w:r>
          </w:p>
          <w:p w14:paraId="683DB800" w14:textId="159F57CC">
            <w:pPr>
              <w:jc w:val="center"/>
            </w:pPr>
            <w:r>
              <w:rPr>
                <w:rFonts w:ascii="Arial" w:hAnsi="Arial" w:eastAsia="Arial" w:cs="Arial"/>
                <w:b/>
                <w:bCs/>
                <w:sz w:val="20"/>
                <w:szCs w:val="20"/>
              </w:rPr>
              <w:t>Orange</w:t>
            </w:r>
          </w:p>
        </w:tc>
      </w:tr>
    </w:tbl>
    <w:p w14:paraId="7BBBF200" w14:textId="55613C00">
      <w:pPr>
        <w:pStyle w:val="Heading2"/>
      </w:pPr>
      <w:bookmarkStart w:id="900062" w:name="_Toc274667010"/>
      <w:r>
        <w:rPr>
          <w:rFonts w:ascii="Arial" w:hAnsi="Arial" w:eastAsia="Arial" w:cs="Arial"/>
          <w:b/>
          <w:bCs/>
          <w:color w:val="2B6CB0"/>
          <w:sz w:val="30"/>
          <w:szCs w:val="30"/>
        </w:rPr>
        <w:t>18.5 Borderless Table (Invisible Grid)</w:t>
      </w:r>
      <w:bookmarkEnd w:id="900062"/>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120"/>
        <w:gridCol w:w="3120"/>
        <w:gridCol w:w="3120"/>
      </w:tblGrid>
      <w:tr>
        <w:tc>
          <w:tcPr>
            <w:tcW w:w="3120" w:type="dxa"/>
            <w:tcBorders>
              <w:top w:val="none"/>
              <w:left w:val="none"/>
              <w:bottom w:val="none"/>
              <w:right w:val="none"/>
            </w:tcBorders>
            <w:tcMar>
              <w:top w:w="80" w:type="dxa"/>
              <w:left w:w="120" w:type="dxa"/>
              <w:bottom w:w="80" w:type="dxa"/>
              <w:right w:w="120" w:type="dxa"/>
            </w:tcMar>
          </w:tcPr>
          <w:p w14:paraId="2BB10E00" w14:textId="6123CBA8">
            <w:r>
              <w:rPr>
                <w:rFonts w:ascii="Arial" w:hAnsi="Arial" w:eastAsia="Arial" w:cs="Arial"/>
                <w:b/>
                <w:bCs/>
                <w:sz w:val="22"/>
                <w:szCs w:val="22"/>
              </w:rPr>
              <w:t>Column A</w:t>
            </w:r>
          </w:p>
        </w:tc>
        <w:tc>
          <w:tcPr>
            <w:tcW w:w="3120" w:type="dxa"/>
            <w:tcBorders>
              <w:top w:val="none"/>
              <w:left w:val="none"/>
              <w:bottom w:val="none"/>
              <w:right w:val="none"/>
            </w:tcBorders>
            <w:tcMar>
              <w:top w:w="80" w:type="dxa"/>
              <w:left w:w="120" w:type="dxa"/>
              <w:bottom w:w="80" w:type="dxa"/>
              <w:right w:w="120" w:type="dxa"/>
            </w:tcMar>
          </w:tcPr>
          <w:p w14:paraId="3B89E107" w14:textId="11EA0C00">
            <w:r>
              <w:rPr>
                <w:rFonts w:ascii="Arial" w:hAnsi="Arial" w:eastAsia="Arial" w:cs="Arial"/>
                <w:b/>
                <w:bCs/>
                <w:sz w:val="22"/>
                <w:szCs w:val="22"/>
              </w:rPr>
              <w:t>Column B</w:t>
            </w:r>
          </w:p>
        </w:tc>
        <w:tc>
          <w:tcPr>
            <w:tcW w:w="3120" w:type="dxa"/>
            <w:tcBorders>
              <w:top w:val="none"/>
              <w:left w:val="none"/>
              <w:bottom w:val="none"/>
              <w:right w:val="none"/>
            </w:tcBorders>
            <w:tcMar>
              <w:top w:w="80" w:type="dxa"/>
              <w:left w:w="120" w:type="dxa"/>
              <w:bottom w:w="80" w:type="dxa"/>
              <w:right w:w="120" w:type="dxa"/>
            </w:tcMar>
          </w:tcPr>
          <w:p w14:paraId="4C59E6B8" w14:textId="4F0A363A">
            <w:r>
              <w:rPr>
                <w:rFonts w:ascii="Arial" w:hAnsi="Arial" w:eastAsia="Arial" w:cs="Arial"/>
                <w:b/>
                <w:bCs/>
                <w:sz w:val="22"/>
                <w:szCs w:val="22"/>
              </w:rPr>
              <w:t>Column C</w:t>
            </w:r>
          </w:p>
        </w:tc>
      </w:tr>
      <w:tr>
        <w:tc>
          <w:tcPr>
            <w:tcW w:w="3120" w:type="dxa"/>
            <w:tcBorders>
              <w:top w:val="none"/>
              <w:left w:val="none"/>
              <w:bottom w:val="none"/>
              <w:right w:val="none"/>
            </w:tcBorders>
            <w:tcMar>
              <w:top w:w="80" w:type="dxa"/>
              <w:left w:w="120" w:type="dxa"/>
              <w:bottom w:w="80" w:type="dxa"/>
              <w:right w:w="120" w:type="dxa"/>
            </w:tcMar>
          </w:tcPr>
          <w:p w14:paraId="4B452E00" w14:textId="0CA7E692">
            <w:r>
              <w:rPr>
                <w:rFonts w:ascii="Arial" w:hAnsi="Arial" w:eastAsia="Arial" w:cs="Arial"/>
                <w:sz w:val="22"/>
                <w:szCs w:val="22"/>
              </w:rPr>
              <w:t>Data A1</w:t>
            </w:r>
          </w:p>
        </w:tc>
        <w:tc>
          <w:tcPr>
            <w:tcW w:w="3120" w:type="dxa"/>
            <w:tcBorders>
              <w:top w:val="none"/>
              <w:left w:val="none"/>
              <w:bottom w:val="none"/>
              <w:right w:val="none"/>
            </w:tcBorders>
            <w:tcMar>
              <w:top w:w="80" w:type="dxa"/>
              <w:left w:w="120" w:type="dxa"/>
              <w:bottom w:w="80" w:type="dxa"/>
              <w:right w:w="120" w:type="dxa"/>
            </w:tcMar>
          </w:tcPr>
          <w:p w14:paraId="45A13C00" w14:textId="385E7000">
            <w:r>
              <w:rPr>
                <w:rFonts w:ascii="Arial" w:hAnsi="Arial" w:eastAsia="Arial" w:cs="Arial"/>
                <w:sz w:val="22"/>
                <w:szCs w:val="22"/>
              </w:rPr>
              <w:t>Data B1</w:t>
            </w:r>
          </w:p>
        </w:tc>
        <w:tc>
          <w:tcPr>
            <w:tcW w:w="3120" w:type="dxa"/>
            <w:tcBorders>
              <w:top w:val="none"/>
              <w:left w:val="none"/>
              <w:bottom w:val="none"/>
              <w:right w:val="none"/>
            </w:tcBorders>
            <w:tcMar>
              <w:top w:w="80" w:type="dxa"/>
              <w:left w:w="120" w:type="dxa"/>
              <w:bottom w:w="80" w:type="dxa"/>
              <w:right w:w="120" w:type="dxa"/>
            </w:tcMar>
          </w:tcPr>
          <w:p w14:paraId="7673F500" w14:textId="61B85600">
            <w:r>
              <w:rPr>
                <w:rFonts w:ascii="Arial" w:hAnsi="Arial" w:eastAsia="Arial" w:cs="Arial"/>
                <w:sz w:val="22"/>
                <w:szCs w:val="22"/>
              </w:rPr>
              <w:t>Data C1</w:t>
            </w:r>
          </w:p>
        </w:tc>
      </w:tr>
      <w:tr>
        <w:tc>
          <w:tcPr>
            <w:tcW w:w="3120" w:type="dxa"/>
            <w:tcBorders>
              <w:top w:val="none"/>
              <w:left w:val="none"/>
              <w:bottom w:val="none"/>
              <w:right w:val="none"/>
            </w:tcBorders>
            <w:tcMar>
              <w:top w:w="80" w:type="dxa"/>
              <w:left w:w="120" w:type="dxa"/>
              <w:bottom w:w="80" w:type="dxa"/>
              <w:right w:w="120" w:type="dxa"/>
            </w:tcMar>
          </w:tcPr>
          <w:p w14:paraId="20AC0000" w14:textId="6C081800">
            <w:r>
              <w:rPr>
                <w:rFonts w:ascii="Arial" w:hAnsi="Arial" w:eastAsia="Arial" w:cs="Arial"/>
                <w:sz w:val="22"/>
                <w:szCs w:val="22"/>
              </w:rPr>
              <w:t>Data A2</w:t>
            </w:r>
          </w:p>
        </w:tc>
        <w:tc>
          <w:tcPr>
            <w:tcW w:w="3120" w:type="dxa"/>
            <w:tcBorders>
              <w:top w:val="none"/>
              <w:left w:val="none"/>
              <w:bottom w:val="none"/>
              <w:right w:val="none"/>
            </w:tcBorders>
            <w:tcMar>
              <w:top w:w="80" w:type="dxa"/>
              <w:left w:w="120" w:type="dxa"/>
              <w:bottom w:w="80" w:type="dxa"/>
              <w:right w:w="120" w:type="dxa"/>
            </w:tcMar>
          </w:tcPr>
          <w:p w14:paraId="1F24987D" w14:textId="4134D400">
            <w:r>
              <w:rPr>
                <w:rFonts w:ascii="Arial" w:hAnsi="Arial" w:eastAsia="Arial" w:cs="Arial"/>
                <w:sz w:val="22"/>
                <w:szCs w:val="22"/>
              </w:rPr>
              <w:t>Data B2</w:t>
            </w:r>
          </w:p>
        </w:tc>
        <w:tc>
          <w:tcPr>
            <w:tcW w:w="3120" w:type="dxa"/>
            <w:tcBorders>
              <w:top w:val="none"/>
              <w:left w:val="none"/>
              <w:bottom w:val="none"/>
              <w:right w:val="none"/>
            </w:tcBorders>
            <w:tcMar>
              <w:top w:w="80" w:type="dxa"/>
              <w:left w:w="120" w:type="dxa"/>
              <w:bottom w:w="80" w:type="dxa"/>
              <w:right w:w="120" w:type="dxa"/>
            </w:tcMar>
          </w:tcPr>
          <w:p w14:paraId="3AD36748" w14:textId="4B8444F4">
            <w:r>
              <w:rPr>
                <w:rFonts w:ascii="Arial" w:hAnsi="Arial" w:eastAsia="Arial" w:cs="Arial"/>
                <w:sz w:val="22"/>
                <w:szCs w:val="22"/>
              </w:rPr>
              <w:t>Data C2</w:t>
            </w:r>
          </w:p>
        </w:tc>
      </w:tr>
    </w:tbl>
    <w:p w14:paraId="0E928BE2" w14:textId="23FEC800">
      <w:pPr>
        <w:sectPr>
          <w:headerReference w:type="default" r:id="rId6"/>
          <w:footerReference w:type="default" r:id="rId7"/>
          <w:pgSz w:w="12240" w:h="15840"/>
          <w:pgMar w:top="1440" w:right="1440" w:bottom="1440" w:left="1440" w:header="708" w:footer="708" w:gutter="0"/>
          <w:pgNumType/>
          <w:docGrid w:linePitch="360"/>
        </w:sectPr>
      </w:pPr>
    </w:p>
    <w:p w14:paraId="2F54EE00" w14:textId="3483D200">
      <w:pPr>
        <w:pStyle w:val="Heading1"/>
      </w:pPr>
      <w:bookmarkStart w:id="900063" w:name="_Toc1151390629"/>
      <w:bookmarkStart w:id="28" w:name="section19"/>
      <w:r>
        <w:rPr>
          <w:rFonts w:ascii="Arial" w:hAnsi="Arial" w:eastAsia="Arial" w:cs="Arial"/>
          <w:b/>
          <w:bCs/>
          <w:color w:val="1A3550"/>
          <w:sz w:val="36"/>
          <w:szCs w:val="36"/>
        </w:rPr>
        <w:t>19. Multi-Column Layout</w:t>
      </w:r>
      <w:bookmarkEnd w:id="900063"/>
      <w:bookmarkEnd w:id="28"/>
    </w:p>
    <w:p w14:paraId="54B13CF8" w14:textId="638B4CC0">
      <w:pPr>
        <w:spacing w:after="120"/>
      </w:pPr>
      <w:r>
        <w:rPr>
          <w:rFonts w:ascii="Arial" w:hAnsi="Arial" w:eastAsia="Arial" w:cs="Arial"/>
          <w:sz w:val="22"/>
          <w:szCs w:val="22"/>
        </w:rPr>
        <w:t>Two-column layout with vertical separator. Text flows naturally across columns.</w:t>
      </w:r>
    </w:p>
    <w:p w14:paraId="3ECFC801" w14:textId="56C2D400">
      <w:pPr>
        <w:pStyle w:val="ListParagraph"/>
        <w:numPr>
          <w:ilvl w:val="0"/>
          <w:numId w:val="2"/>
        </w:numPr>
      </w:pPr>
      <w:r>
        <w:rPr>
          <w:rFonts w:ascii="Arial" w:hAnsi="Arial" w:eastAsia="Arial" w:cs="Arial"/>
          <w:sz w:val="22"/>
          <w:szCs w:val="22"/>
        </w:rPr>
        <w:t>Equal-width columns</w:t>
      </w:r>
    </w:p>
    <w:p w14:paraId="0BE9B8DD" w14:textId="224FCA00">
      <w:pPr>
        <w:pStyle w:val="ListParagraph"/>
        <w:numPr>
          <w:ilvl w:val="0"/>
          <w:numId w:val="2"/>
        </w:numPr>
      </w:pPr>
      <w:r>
        <w:rPr>
          <w:rFonts w:ascii="Arial" w:hAnsi="Arial" w:eastAsia="Arial" w:cs="Arial"/>
          <w:sz w:val="22"/>
          <w:szCs w:val="22"/>
        </w:rPr>
        <w:t>Vertical separator line</w:t>
      </w:r>
    </w:p>
    <w:p w14:paraId="1A831C00" w14:textId="346E0F00">
      <w:pPr>
        <w:pStyle w:val="ListParagraph"/>
        <w:numPr>
          <w:ilvl w:val="0"/>
          <w:numId w:val="2"/>
        </w:numPr>
      </w:pPr>
      <w:r>
        <w:rPr>
          <w:rFonts w:ascii="Arial" w:hAnsi="Arial" w:eastAsia="Arial" w:cs="Arial"/>
          <w:sz w:val="22"/>
          <w:szCs w:val="22"/>
        </w:rPr>
        <w:t>Different header/footer</w:t>
      </w:r>
    </w:p>
    <w:p w14:paraId="1011CEC0" w14:textId="1D023400">
      <w:pPr>
        <w:spacing w:before="120" w:after="120"/>
      </w:pPr>
      <w:r>
        <w:rPr>
          <w:rFonts w:ascii="Arial" w:hAnsi="Arial" w:eastAsia="Arial" w:cs="Arial"/>
          <w:sz w:val="22"/>
          <w:szCs w:val="22"/>
        </w:rPr>
        <w:t>Lorem ipsum dolor sit amet, consectetur adipiscing elit. Praesent vitae augue eget nunc commodo faucibus. Nullam eget diam vel sapien faucibus malesuada. Vivamus lacinia odio vitae vestibulum vestibulum. Cras vehicula magna at nisl ultricies.</w:t>
      </w:r>
    </w:p>
    <w:p>
      <w:r>
        <w:br w:type="column"/>
      </w:r>
    </w:p>
    <w:p w14:paraId="6DE6FADA" w14:textId="432ADA00">
      <w:pPr>
        <w:spacing w:after="120"/>
      </w:pPr>
      <w:r>
        <w:rPr>
          <w:rFonts w:ascii="Arial" w:hAnsi="Arial" w:eastAsia="Arial" w:cs="Arial"/>
          <w:b/>
          <w:bCs/>
          <w:sz w:val="22"/>
          <w:szCs w:val="22"/>
        </w:rPr>
        <w:t xml:space="preserve">After Column Break: </w:t>
      </w:r>
      <w:r>
        <w:rPr>
          <w:rFonts w:ascii="Arial" w:hAnsi="Arial" w:eastAsia="Arial" w:cs="Arial"/>
          <w:sz w:val="22"/>
          <w:szCs w:val="22"/>
        </w:rPr>
        <w:t>This content starts in the second column after an explicit column break. Column breaks force content to the next column.</w:t>
      </w:r>
    </w:p>
    <w:p w14:paraId="06E06300" w14:textId="59EBA1A0">
      <w:pPr>
        <w:sectPr>
          <w:headerReference w:type="default" r:id="rId8"/>
          <w:footerReference w:type="default" r:id="rId9"/>
          <w:type w:val="nextPage"/>
          <w:pgSz w:w="12240" w:h="15840"/>
          <w:pgMar w:top="1440" w:right="1440" w:bottom="1440" w:left="1440" w:header="708" w:footer="708" w:gutter="0"/>
          <w:pgNumType/>
          <w:cols w:num="2" w:space="720" w:equalWidth="1" w:sep="1"/>
          <w:docGrid w:linePitch="360"/>
        </w:sectPr>
      </w:pPr>
    </w:p>
    <w:p w14:paraId="00494A0C" w14:textId="31C9CE51">
      <w:pPr>
        <w:pStyle w:val="Heading1"/>
      </w:pPr>
      <w:bookmarkStart w:id="900064" w:name="_Toc897270913"/>
      <w:bookmarkStart w:id="29" w:name="section20"/>
      <w:r>
        <w:rPr>
          <w:rFonts w:ascii="Arial" w:hAnsi="Arial" w:eastAsia="Arial" w:cs="Arial"/>
          <w:b/>
          <w:bCs/>
          <w:color w:val="1A3550"/>
          <w:sz w:val="36"/>
          <w:szCs w:val="36"/>
        </w:rPr>
        <w:t>20. Landscape Orientation</w:t>
      </w:r>
      <w:bookmarkEnd w:id="900064"/>
      <w:bookmarkEnd w:id="29"/>
    </w:p>
    <w:p w14:paraId="689AC600" w14:textId="6911A800">
      <w:pPr>
        <w:spacing w:after="200"/>
      </w:pPr>
      <w:r>
        <w:rPr>
          <w:rFonts w:ascii="Arial" w:hAnsi="Arial" w:eastAsia="Arial" w:cs="Arial"/>
          <w:sz w:val="22"/>
          <w:szCs w:val="22"/>
        </w:rPr>
        <w:t>Wide table taking advantage of landscape mode:</w:t>
      </w:r>
    </w:p>
    <w:tbl>
      <w:tblPr>
        <w:tblW w:w="12960" w:type="dxa"/>
        <w:tblBorders>
          <w:top w:val="single" w:sz="4" w:color="auto"/>
          <w:left w:val="single" w:sz="4" w:color="auto"/>
          <w:bottom w:val="single" w:sz="4" w:color="auto"/>
          <w:right w:val="single" w:sz="4" w:color="auto"/>
          <w:insideH w:val="single" w:sz="4" w:color="auto"/>
          <w:insideV w:val="single" w:sz="4" w:color="auto"/>
        </w:tblBorders>
      </w:tblPr>
      <w:tblGrid>
        <w:gridCol w:w="1620"/>
        <w:gridCol w:w="1620"/>
        <w:gridCol w:w="1620"/>
        <w:gridCol w:w="1620"/>
        <w:gridCol w:w="1620"/>
        <w:gridCol w:w="1620"/>
        <w:gridCol w:w="1620"/>
        <w:gridCol w:w="1620"/>
      </w:tblGrid>
      <w:tr>
        <w:trPr>
          <w:tblHeader/>
        </w:trPr>
        <w:tc>
          <w:tcPr>
            <w:tcW w:w="1620" w:type="dxa"/>
            <w:tcBorders>
              <w:top w:val="single" w:sz="1" w:color="999999"/>
              <w:left w:val="single" w:sz="1" w:color="999999"/>
              <w:bottom w:val="single" w:sz="1" w:color="999999"/>
              <w:right w:val="single" w:sz="1" w:color="999999"/>
            </w:tcBorders>
            <w:shd w:val="clear" w:fill="1A3550"/>
            <w:tcMar>
              <w:top w:w="60" w:type="dxa"/>
              <w:left w:w="80" w:type="dxa"/>
              <w:bottom w:w="60" w:type="dxa"/>
              <w:right w:w="80" w:type="dxa"/>
            </w:tcMar>
          </w:tcPr>
          <w:p w14:paraId="3D417E00" w14:textId="15FCD612">
            <w:pPr>
              <w:jc w:val="center"/>
            </w:pPr>
            <w:r>
              <w:rPr>
                <w:rFonts w:ascii="Arial" w:hAnsi="Arial" w:eastAsia="Arial" w:cs="Arial"/>
                <w:b/>
                <w:bCs/>
                <w:color w:val="FFFFFF"/>
                <w:sz w:val="20"/>
                <w:szCs w:val="20"/>
              </w:rPr>
              <w:t>Month</w:t>
            </w:r>
          </w:p>
        </w:tc>
        <w:tc>
          <w:tcPr>
            <w:tcW w:w="1620" w:type="dxa"/>
            <w:tcBorders>
              <w:top w:val="single" w:sz="1" w:color="999999"/>
              <w:left w:val="single" w:sz="1" w:color="999999"/>
              <w:bottom w:val="single" w:sz="1" w:color="999999"/>
              <w:right w:val="single" w:sz="1" w:color="999999"/>
            </w:tcBorders>
            <w:shd w:val="clear" w:fill="1A3550"/>
            <w:tcMar>
              <w:top w:w="60" w:type="dxa"/>
              <w:left w:w="80" w:type="dxa"/>
              <w:bottom w:w="60" w:type="dxa"/>
              <w:right w:w="80" w:type="dxa"/>
            </w:tcMar>
          </w:tcPr>
          <w:p w14:paraId="64AE9400" w14:textId="3F4F1A2A">
            <w:pPr>
              <w:jc w:val="center"/>
            </w:pPr>
            <w:r>
              <w:rPr>
                <w:rFonts w:ascii="Arial" w:hAnsi="Arial" w:eastAsia="Arial" w:cs="Arial"/>
                <w:b/>
                <w:bCs/>
                <w:color w:val="FFFFFF"/>
                <w:sz w:val="20"/>
                <w:szCs w:val="20"/>
              </w:rPr>
              <w:t>Revenue</w:t>
            </w:r>
          </w:p>
        </w:tc>
        <w:tc>
          <w:tcPr>
            <w:tcW w:w="1620" w:type="dxa"/>
            <w:tcBorders>
              <w:top w:val="single" w:sz="1" w:color="999999"/>
              <w:left w:val="single" w:sz="1" w:color="999999"/>
              <w:bottom w:val="single" w:sz="1" w:color="999999"/>
              <w:right w:val="single" w:sz="1" w:color="999999"/>
            </w:tcBorders>
            <w:shd w:val="clear" w:fill="1A3550"/>
            <w:tcMar>
              <w:top w:w="60" w:type="dxa"/>
              <w:left w:w="80" w:type="dxa"/>
              <w:bottom w:w="60" w:type="dxa"/>
              <w:right w:w="80" w:type="dxa"/>
            </w:tcMar>
          </w:tcPr>
          <w:p w14:paraId="1FC293AA" w14:textId="5F22A800">
            <w:pPr>
              <w:jc w:val="center"/>
            </w:pPr>
            <w:r>
              <w:rPr>
                <w:rFonts w:ascii="Arial" w:hAnsi="Arial" w:eastAsia="Arial" w:cs="Arial"/>
                <w:b/>
                <w:bCs/>
                <w:color w:val="FFFFFF"/>
                <w:sz w:val="20"/>
                <w:szCs w:val="20"/>
              </w:rPr>
              <w:t>Expenses</w:t>
            </w:r>
          </w:p>
        </w:tc>
        <w:tc>
          <w:tcPr>
            <w:tcW w:w="1620" w:type="dxa"/>
            <w:tcBorders>
              <w:top w:val="single" w:sz="1" w:color="999999"/>
              <w:left w:val="single" w:sz="1" w:color="999999"/>
              <w:bottom w:val="single" w:sz="1" w:color="999999"/>
              <w:right w:val="single" w:sz="1" w:color="999999"/>
            </w:tcBorders>
            <w:shd w:val="clear" w:fill="1A3550"/>
            <w:tcMar>
              <w:top w:w="60" w:type="dxa"/>
              <w:left w:w="80" w:type="dxa"/>
              <w:bottom w:w="60" w:type="dxa"/>
              <w:right w:w="80" w:type="dxa"/>
            </w:tcMar>
          </w:tcPr>
          <w:p w14:paraId="164DFD42" w14:textId="35A0544A">
            <w:pPr>
              <w:jc w:val="center"/>
            </w:pPr>
            <w:r>
              <w:rPr>
                <w:rFonts w:ascii="Arial" w:hAnsi="Arial" w:eastAsia="Arial" w:cs="Arial"/>
                <w:b/>
                <w:bCs/>
                <w:color w:val="FFFFFF"/>
                <w:sz w:val="20"/>
                <w:szCs w:val="20"/>
              </w:rPr>
              <w:t>Profit</w:t>
            </w:r>
          </w:p>
        </w:tc>
        <w:tc>
          <w:tcPr>
            <w:tcW w:w="1620" w:type="dxa"/>
            <w:tcBorders>
              <w:top w:val="single" w:sz="1" w:color="999999"/>
              <w:left w:val="single" w:sz="1" w:color="999999"/>
              <w:bottom w:val="single" w:sz="1" w:color="999999"/>
              <w:right w:val="single" w:sz="1" w:color="999999"/>
            </w:tcBorders>
            <w:shd w:val="clear" w:fill="1A3550"/>
            <w:tcMar>
              <w:top w:w="60" w:type="dxa"/>
              <w:left w:w="80" w:type="dxa"/>
              <w:bottom w:w="60" w:type="dxa"/>
              <w:right w:w="80" w:type="dxa"/>
            </w:tcMar>
          </w:tcPr>
          <w:p w14:paraId="00AE3600" w14:textId="018A0400">
            <w:pPr>
              <w:jc w:val="center"/>
            </w:pPr>
            <w:r>
              <w:rPr>
                <w:rFonts w:ascii="Arial" w:hAnsi="Arial" w:eastAsia="Arial" w:cs="Arial"/>
                <w:b/>
                <w:bCs/>
                <w:color w:val="FFFFFF"/>
                <w:sz w:val="20"/>
                <w:szCs w:val="20"/>
              </w:rPr>
              <w:t>Headcount</w:t>
            </w:r>
          </w:p>
        </w:tc>
        <w:tc>
          <w:tcPr>
            <w:tcW w:w="1620" w:type="dxa"/>
            <w:tcBorders>
              <w:top w:val="single" w:sz="1" w:color="999999"/>
              <w:left w:val="single" w:sz="1" w:color="999999"/>
              <w:bottom w:val="single" w:sz="1" w:color="999999"/>
              <w:right w:val="single" w:sz="1" w:color="999999"/>
            </w:tcBorders>
            <w:shd w:val="clear" w:fill="1A3550"/>
            <w:tcMar>
              <w:top w:w="60" w:type="dxa"/>
              <w:left w:w="80" w:type="dxa"/>
              <w:bottom w:w="60" w:type="dxa"/>
              <w:right w:w="80" w:type="dxa"/>
            </w:tcMar>
          </w:tcPr>
          <w:p w14:paraId="33AA3900" w14:textId="432D9C00">
            <w:pPr>
              <w:jc w:val="center"/>
            </w:pPr>
            <w:r>
              <w:rPr>
                <w:rFonts w:ascii="Arial" w:hAnsi="Arial" w:eastAsia="Arial" w:cs="Arial"/>
                <w:b/>
                <w:bCs/>
                <w:color w:val="FFFFFF"/>
                <w:sz w:val="20"/>
                <w:szCs w:val="20"/>
              </w:rPr>
              <w:t>NPS</w:t>
            </w:r>
          </w:p>
        </w:tc>
        <w:tc>
          <w:tcPr>
            <w:tcW w:w="1620" w:type="dxa"/>
            <w:tcBorders>
              <w:top w:val="single" w:sz="1" w:color="999999"/>
              <w:left w:val="single" w:sz="1" w:color="999999"/>
              <w:bottom w:val="single" w:sz="1" w:color="999999"/>
              <w:right w:val="single" w:sz="1" w:color="999999"/>
            </w:tcBorders>
            <w:shd w:val="clear" w:fill="1A3550"/>
            <w:tcMar>
              <w:top w:w="60" w:type="dxa"/>
              <w:left w:w="80" w:type="dxa"/>
              <w:bottom w:w="60" w:type="dxa"/>
              <w:right w:w="80" w:type="dxa"/>
            </w:tcMar>
          </w:tcPr>
          <w:p w14:paraId="518BD639" w14:textId="65002FCD">
            <w:pPr>
              <w:jc w:val="center"/>
            </w:pPr>
            <w:r>
              <w:rPr>
                <w:rFonts w:ascii="Arial" w:hAnsi="Arial" w:eastAsia="Arial" w:cs="Arial"/>
                <w:b/>
                <w:bCs/>
                <w:color w:val="FFFFFF"/>
                <w:sz w:val="20"/>
                <w:szCs w:val="20"/>
              </w:rPr>
              <w:t>Churn</w:t>
            </w:r>
          </w:p>
        </w:tc>
        <w:tc>
          <w:tcPr>
            <w:tcW w:w="1620" w:type="dxa"/>
            <w:tcBorders>
              <w:top w:val="single" w:sz="1" w:color="999999"/>
              <w:left w:val="single" w:sz="1" w:color="999999"/>
              <w:bottom w:val="single" w:sz="1" w:color="999999"/>
              <w:right w:val="single" w:sz="1" w:color="999999"/>
            </w:tcBorders>
            <w:shd w:val="clear" w:fill="1A3550"/>
            <w:tcMar>
              <w:top w:w="60" w:type="dxa"/>
              <w:left w:w="80" w:type="dxa"/>
              <w:bottom w:w="60" w:type="dxa"/>
              <w:right w:w="80" w:type="dxa"/>
            </w:tcMar>
          </w:tcPr>
          <w:p w14:paraId="7947FEA2" w14:textId="03800800">
            <w:pPr>
              <w:jc w:val="center"/>
            </w:pPr>
            <w:r>
              <w:rPr>
                <w:rFonts w:ascii="Arial" w:hAnsi="Arial" w:eastAsia="Arial" w:cs="Arial"/>
                <w:b/>
                <w:bCs/>
                <w:color w:val="FFFFFF"/>
                <w:sz w:val="20"/>
                <w:szCs w:val="20"/>
              </w:rPr>
              <w:t>Growth</w:t>
            </w:r>
          </w:p>
        </w:tc>
      </w:tr>
      <w:tr>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0B8EFE00" w14:textId="492AC52B">
            <w:pPr>
              <w:jc w:val="center"/>
            </w:pPr>
            <w:r>
              <w:rPr>
                <w:rFonts w:ascii="Arial" w:hAnsi="Arial" w:eastAsia="Arial" w:cs="Arial"/>
                <w:sz w:val="20"/>
                <w:szCs w:val="20"/>
              </w:rPr>
              <w:t>Jan</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5B915E00" w14:textId="54288878">
            <w:pPr>
              <w:jc w:val="center"/>
            </w:pPr>
            <w:r>
              <w:rPr>
                <w:rFonts w:ascii="Arial" w:hAnsi="Arial" w:eastAsia="Arial" w:cs="Arial"/>
                <w:sz w:val="20"/>
                <w:szCs w:val="20"/>
              </w:rPr>
              <w:t>$120K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71ED1363" w14:textId="3A837D78">
            <w:pPr>
              <w:jc w:val="center"/>
            </w:pPr>
            <w:r>
              <w:rPr>
                <w:rFonts w:ascii="Arial" w:hAnsi="Arial" w:eastAsia="Arial" w:cs="Arial"/>
                <w:sz w:val="20"/>
                <w:szCs w:val="20"/>
              </w:rPr>
              <w:t>$80K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7AA7CD63" w14:textId="41A97400">
            <w:pPr>
              <w:jc w:val="center"/>
            </w:pPr>
            <w:r>
              <w:rPr>
                <w:rFonts w:ascii="Arial" w:hAnsi="Arial" w:eastAsia="Arial" w:cs="Arial"/>
                <w:sz w:val="20"/>
                <w:szCs w:val="20"/>
              </w:rPr>
              <w:t>$40K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37E5BC00" w14:textId="1107E400">
            <w:pPr>
              <w:jc w:val="center"/>
            </w:pPr>
            <w:r>
              <w:rPr>
                <w:rFonts w:ascii="Arial" w:hAnsi="Arial" w:eastAsia="Arial" w:cs="Arial"/>
                <w:sz w:val="20"/>
                <w:szCs w:val="20"/>
              </w:rPr>
              <w:t>45</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460E3114" w14:textId="7A073000">
            <w:pPr>
              <w:jc w:val="center"/>
            </w:pPr>
            <w:r>
              <w:rPr>
                <w:rFonts w:ascii="Arial" w:hAnsi="Arial" w:eastAsia="Arial" w:cs="Arial"/>
                <w:sz w:val="20"/>
                <w:szCs w:val="20"/>
              </w:rPr>
              <w:t>72</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4F11AA00" w14:textId="515F6C00">
            <w:pPr>
              <w:jc w:val="center"/>
            </w:pPr>
            <w:r>
              <w:rPr>
                <w:rFonts w:ascii="Arial" w:hAnsi="Arial" w:eastAsia="Arial" w:cs="Arial"/>
                <w:sz w:val="20"/>
                <w:szCs w:val="20"/>
              </w:rPr>
              <w:t>2.1%</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637E89D2" w14:textId="32F8B800">
            <w:pPr>
              <w:jc w:val="center"/>
            </w:pPr>
            <w:r>
              <w:rPr>
                <w:rFonts w:ascii="Arial" w:hAnsi="Arial" w:eastAsia="Arial" w:cs="Arial"/>
                <w:sz w:val="20"/>
                <w:szCs w:val="20"/>
              </w:rPr>
              <w:t>+5%</w:t>
            </w:r>
          </w:p>
        </w:tc>
      </w:tr>
      <w:tr>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7151996B" w14:textId="69678F9C">
            <w:pPr>
              <w:jc w:val="center"/>
            </w:pPr>
            <w:r>
              <w:rPr>
                <w:rFonts w:ascii="Arial" w:hAnsi="Arial" w:eastAsia="Arial" w:cs="Arial"/>
                <w:sz w:val="20"/>
                <w:szCs w:val="20"/>
              </w:rPr>
              <w:t>Feb</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45C9D46F" w14:textId="1A1F64DB">
            <w:pPr>
              <w:jc w:val="center"/>
            </w:pPr>
            <w:r>
              <w:rPr>
                <w:rFonts w:ascii="Arial" w:hAnsi="Arial" w:eastAsia="Arial" w:cs="Arial"/>
                <w:sz w:val="20"/>
                <w:szCs w:val="20"/>
              </w:rPr>
              <w:t>$135K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2779E296" w14:textId="5A547A00">
            <w:pPr>
              <w:jc w:val="center"/>
            </w:pPr>
            <w:r>
              <w:rPr>
                <w:rFonts w:ascii="Arial" w:hAnsi="Arial" w:eastAsia="Arial" w:cs="Arial"/>
                <w:sz w:val="20"/>
                <w:szCs w:val="20"/>
              </w:rPr>
              <w:t>$82K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1B171C00" w14:textId="20F15C17">
            <w:pPr>
              <w:jc w:val="center"/>
            </w:pPr>
            <w:r>
              <w:rPr>
                <w:rFonts w:ascii="Arial" w:hAnsi="Arial" w:eastAsia="Arial" w:cs="Arial"/>
                <w:sz w:val="20"/>
                <w:szCs w:val="20"/>
              </w:rPr>
              <w:t>$53K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51011377" w14:textId="626B9C00">
            <w:pPr>
              <w:jc w:val="center"/>
            </w:pPr>
            <w:r>
              <w:rPr>
                <w:rFonts w:ascii="Arial" w:hAnsi="Arial" w:eastAsia="Arial" w:cs="Arial"/>
                <w:sz w:val="20"/>
                <w:szCs w:val="20"/>
              </w:rPr>
              <w:t>47</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29080200" w14:textId="49700C00">
            <w:pPr>
              <w:jc w:val="center"/>
            </w:pPr>
            <w:r>
              <w:rPr>
                <w:rFonts w:ascii="Arial" w:hAnsi="Arial" w:eastAsia="Arial" w:cs="Arial"/>
                <w:sz w:val="20"/>
                <w:szCs w:val="20"/>
              </w:rPr>
              <w:t>74</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7E3A3A00" w14:textId="6A113400">
            <w:pPr>
              <w:jc w:val="center"/>
            </w:pPr>
            <w:r>
              <w:rPr>
                <w:rFonts w:ascii="Arial" w:hAnsi="Arial" w:eastAsia="Arial" w:cs="Arial"/>
                <w:sz w:val="20"/>
                <w:szCs w:val="20"/>
              </w:rPr>
              <w:t>1.8%</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113480BF" w14:textId="4E7B826C">
            <w:pPr>
              <w:jc w:val="center"/>
            </w:pPr>
            <w:r>
              <w:rPr>
                <w:rFonts w:ascii="Arial" w:hAnsi="Arial" w:eastAsia="Arial" w:cs="Arial"/>
                <w:sz w:val="20"/>
                <w:szCs w:val="20"/>
              </w:rPr>
              <w:t>+8%</w:t>
            </w:r>
          </w:p>
        </w:tc>
      </w:tr>
      <w:tr>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2E886400" w14:textId="2BF1BE40">
            <w:pPr>
              <w:jc w:val="center"/>
            </w:pPr>
            <w:r>
              <w:rPr>
                <w:rFonts w:ascii="Arial" w:hAnsi="Arial" w:eastAsia="Arial" w:cs="Arial"/>
                <w:sz w:val="20"/>
                <w:szCs w:val="20"/>
              </w:rPr>
              <w:t>Mar</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26A4D200" w14:textId="5F2D33B1">
            <w:pPr>
              <w:jc w:val="center"/>
            </w:pPr>
            <w:r>
              <w:rPr>
                <w:rFonts w:ascii="Arial" w:hAnsi="Arial" w:eastAsia="Arial" w:cs="Arial"/>
                <w:sz w:val="20"/>
                <w:szCs w:val="20"/>
              </w:rPr>
              <w:t>$128K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03AC549F" w14:textId="7D28DDDD">
            <w:pPr>
              <w:jc w:val="center"/>
            </w:pPr>
            <w:r>
              <w:rPr>
                <w:rFonts w:ascii="Arial" w:hAnsi="Arial" w:eastAsia="Arial" w:cs="Arial"/>
                <w:sz w:val="20"/>
                <w:szCs w:val="20"/>
              </w:rPr>
              <w:t>$85K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1B31A800" w14:textId="367CEC00">
            <w:pPr>
              <w:jc w:val="center"/>
            </w:pPr>
            <w:r>
              <w:rPr>
                <w:rFonts w:ascii="Arial" w:hAnsi="Arial" w:eastAsia="Arial" w:cs="Arial"/>
                <w:sz w:val="20"/>
                <w:szCs w:val="20"/>
              </w:rPr>
              <w:t>$43K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51314F00" w14:textId="5C567543">
            <w:pPr>
              <w:jc w:val="center"/>
            </w:pPr>
            <w:r>
              <w:rPr>
                <w:rFonts w:ascii="Arial" w:hAnsi="Arial" w:eastAsia="Arial" w:cs="Arial"/>
                <w:sz w:val="20"/>
                <w:szCs w:val="20"/>
              </w:rPr>
              <w:t>48</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44AAA5CD" w14:textId="46D26E20">
            <w:pPr>
              <w:jc w:val="center"/>
            </w:pPr>
            <w:r>
              <w:rPr>
                <w:rFonts w:ascii="Arial" w:hAnsi="Arial" w:eastAsia="Arial" w:cs="Arial"/>
                <w:sz w:val="20"/>
                <w:szCs w:val="20"/>
              </w:rPr>
              <w:t>71</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73F2CA00" w14:textId="0F6CD600">
            <w:pPr>
              <w:jc w:val="center"/>
            </w:pPr>
            <w:r>
              <w:rPr>
                <w:rFonts w:ascii="Arial" w:hAnsi="Arial" w:eastAsia="Arial" w:cs="Arial"/>
                <w:sz w:val="20"/>
                <w:szCs w:val="20"/>
              </w:rPr>
              <w:t>2.3%</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34EF3359" w14:textId="30252600">
            <w:pPr>
              <w:jc w:val="center"/>
            </w:pPr>
            <w:r>
              <w:rPr>
                <w:rFonts w:ascii="Arial" w:hAnsi="Arial" w:eastAsia="Arial" w:cs="Arial"/>
                <w:sz w:val="20"/>
                <w:szCs w:val="20"/>
              </w:rPr>
              <w:t>+3%</w:t>
            </w:r>
          </w:p>
        </w:tc>
      </w:tr>
      <w:tr>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02286400" w14:textId="6416486D">
            <w:pPr>
              <w:jc w:val="center"/>
            </w:pPr>
            <w:r>
              <w:rPr>
                <w:rFonts w:ascii="Arial" w:hAnsi="Arial" w:eastAsia="Arial" w:cs="Arial"/>
                <w:sz w:val="20"/>
                <w:szCs w:val="20"/>
              </w:rPr>
              <w:t>Apr</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0DB7D100" w14:textId="53599800">
            <w:pPr>
              <w:jc w:val="center"/>
            </w:pPr>
            <w:r>
              <w:rPr>
                <w:rFonts w:ascii="Arial" w:hAnsi="Arial" w:eastAsia="Arial" w:cs="Arial"/>
                <w:sz w:val="20"/>
                <w:szCs w:val="20"/>
              </w:rPr>
              <w:t>$142K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7F736198" w14:textId="41F91D7E">
            <w:pPr>
              <w:jc w:val="center"/>
            </w:pPr>
            <w:r>
              <w:rPr>
                <w:rFonts w:ascii="Arial" w:hAnsi="Arial" w:eastAsia="Arial" w:cs="Arial"/>
                <w:sz w:val="20"/>
                <w:szCs w:val="20"/>
              </w:rPr>
              <w:t>$88K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0C1F8A00" w14:textId="30BA9037">
            <w:pPr>
              <w:jc w:val="center"/>
            </w:pPr>
            <w:r>
              <w:rPr>
                <w:rFonts w:ascii="Arial" w:hAnsi="Arial" w:eastAsia="Arial" w:cs="Arial"/>
                <w:sz w:val="20"/>
                <w:szCs w:val="20"/>
              </w:rPr>
              <w:t>$54K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317E9E40" w14:textId="3F5BF51E">
            <w:pPr>
              <w:jc w:val="center"/>
            </w:pPr>
            <w:r>
              <w:rPr>
                <w:rFonts w:ascii="Arial" w:hAnsi="Arial" w:eastAsia="Arial" w:cs="Arial"/>
                <w:sz w:val="20"/>
                <w:szCs w:val="20"/>
              </w:rPr>
              <w:t>50</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32B08200" w14:textId="11A3135F">
            <w:pPr>
              <w:jc w:val="center"/>
            </w:pPr>
            <w:r>
              <w:rPr>
                <w:rFonts w:ascii="Arial" w:hAnsi="Arial" w:eastAsia="Arial" w:cs="Arial"/>
                <w:sz w:val="20"/>
                <w:szCs w:val="20"/>
              </w:rPr>
              <w:t>76</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70B8F6B9" w14:textId="0EE79578">
            <w:pPr>
              <w:jc w:val="center"/>
            </w:pPr>
            <w:r>
              <w:rPr>
                <w:rFonts w:ascii="Arial" w:hAnsi="Arial" w:eastAsia="Arial" w:cs="Arial"/>
                <w:sz w:val="20"/>
                <w:szCs w:val="20"/>
              </w:rPr>
              <w:t>1.5%</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5F09B7D2" w14:textId="0B25E85C">
            <w:pPr>
              <w:jc w:val="center"/>
            </w:pPr>
            <w:r>
              <w:rPr>
                <w:rFonts w:ascii="Arial" w:hAnsi="Arial" w:eastAsia="Arial" w:cs="Arial"/>
                <w:sz w:val="20"/>
                <w:szCs w:val="20"/>
              </w:rPr>
              <w:t>+11%</w:t>
            </w:r>
          </w:p>
        </w:tc>
      </w:tr>
      <w:tr>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75314087" w14:textId="1072BAAF">
            <w:pPr>
              <w:jc w:val="center"/>
            </w:pPr>
            <w:r>
              <w:rPr>
                <w:rFonts w:ascii="Arial" w:hAnsi="Arial" w:eastAsia="Arial" w:cs="Arial"/>
                <w:sz w:val="20"/>
                <w:szCs w:val="20"/>
              </w:rPr>
              <w:t>May</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0481BCC5" w14:textId="71C1A400">
            <w:pPr>
              <w:jc w:val="center"/>
            </w:pPr>
            <w:r>
              <w:rPr>
                <w:rFonts w:ascii="Arial" w:hAnsi="Arial" w:eastAsia="Arial" w:cs="Arial"/>
                <w:sz w:val="20"/>
                <w:szCs w:val="20"/>
              </w:rPr>
              <w:t>$155K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6FFBE000" w14:textId="431DBF00">
            <w:pPr>
              <w:jc w:val="center"/>
            </w:pPr>
            <w:r>
              <w:rPr>
                <w:rFonts w:ascii="Arial" w:hAnsi="Arial" w:eastAsia="Arial" w:cs="Arial"/>
                <w:sz w:val="20"/>
                <w:szCs w:val="20"/>
              </w:rPr>
              <w:t>$90K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61A49000" w14:textId="454AFFB2">
            <w:pPr>
              <w:jc w:val="center"/>
            </w:pPr>
            <w:r>
              <w:rPr>
                <w:rFonts w:ascii="Arial" w:hAnsi="Arial" w:eastAsia="Arial" w:cs="Arial"/>
                <w:sz w:val="20"/>
                <w:szCs w:val="20"/>
              </w:rPr>
              <w:t>$65K</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2D1B88DF" w14:textId="1A92C88C">
            <w:pPr>
              <w:jc w:val="center"/>
            </w:pPr>
            <w:r>
              <w:rPr>
                <w:rFonts w:ascii="Arial" w:hAnsi="Arial" w:eastAsia="Arial" w:cs="Arial"/>
                <w:sz w:val="20"/>
                <w:szCs w:val="20"/>
              </w:rPr>
              <w:t>52</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032E1400" w14:textId="4B156E00">
            <w:pPr>
              <w:jc w:val="center"/>
            </w:pPr>
            <w:r>
              <w:rPr>
                <w:rFonts w:ascii="Arial" w:hAnsi="Arial" w:eastAsia="Arial" w:cs="Arial"/>
                <w:sz w:val="20"/>
                <w:szCs w:val="20"/>
              </w:rPr>
              <w:t>78</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3309D61B" w14:textId="3211460C">
            <w:pPr>
              <w:jc w:val="center"/>
            </w:pPr>
            <w:r>
              <w:rPr>
                <w:rFonts w:ascii="Arial" w:hAnsi="Arial" w:eastAsia="Arial" w:cs="Arial"/>
                <w:sz w:val="20"/>
                <w:szCs w:val="20"/>
              </w:rPr>
              <w:t>1.2%</w:t>
            </w:r>
          </w:p>
        </w:tc>
        <w:tc>
          <w:tcPr>
            <w:tcW w:w="1620" w:type="dxa"/>
            <w:tcBorders>
              <w:top w:val="single" w:sz="1" w:color="999999"/>
              <w:left w:val="single" w:sz="1" w:color="999999"/>
              <w:bottom w:val="single" w:sz="1" w:color="999999"/>
              <w:right w:val="single" w:sz="1" w:color="999999"/>
            </w:tcBorders>
            <w:shd w:val="clear" w:fill="F5F8FA"/>
            <w:tcMar>
              <w:top w:w="60" w:type="dxa"/>
              <w:left w:w="80" w:type="dxa"/>
              <w:bottom w:w="60" w:type="dxa"/>
              <w:right w:w="80" w:type="dxa"/>
            </w:tcMar>
          </w:tcPr>
          <w:p w14:paraId="7A378F40" w14:textId="03A5E600">
            <w:pPr>
              <w:jc w:val="center"/>
            </w:pPr>
            <w:r>
              <w:rPr>
                <w:rFonts w:ascii="Arial" w:hAnsi="Arial" w:eastAsia="Arial" w:cs="Arial"/>
                <w:sz w:val="20"/>
                <w:szCs w:val="20"/>
              </w:rPr>
              <w:t>+15%</w:t>
            </w:r>
          </w:p>
        </w:tc>
      </w:tr>
      <w:tr>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73311B7A" w14:textId="463A3100">
            <w:pPr>
              <w:jc w:val="center"/>
            </w:pPr>
            <w:r>
              <w:rPr>
                <w:rFonts w:ascii="Arial" w:hAnsi="Arial" w:eastAsia="Arial" w:cs="Arial"/>
                <w:sz w:val="20"/>
                <w:szCs w:val="20"/>
              </w:rPr>
              <w:t>Jun</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12F87200" w14:textId="6FEE26DC">
            <w:pPr>
              <w:jc w:val="center"/>
            </w:pPr>
            <w:r>
              <w:rPr>
                <w:rFonts w:ascii="Arial" w:hAnsi="Arial" w:eastAsia="Arial" w:cs="Arial"/>
                <w:sz w:val="20"/>
                <w:szCs w:val="20"/>
              </w:rPr>
              <w:t>$168K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4F134200" w14:textId="71096780">
            <w:pPr>
              <w:jc w:val="center"/>
            </w:pPr>
            <w:r>
              <w:rPr>
                <w:rFonts w:ascii="Arial" w:hAnsi="Arial" w:eastAsia="Arial" w:cs="Arial"/>
                <w:sz w:val="20"/>
                <w:szCs w:val="20"/>
              </w:rPr>
              <w:t>$95K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2D82C484" w14:textId="0E78628D">
            <w:pPr>
              <w:jc w:val="center"/>
            </w:pPr>
            <w:r>
              <w:rPr>
                <w:rFonts w:ascii="Arial" w:hAnsi="Arial" w:eastAsia="Arial" w:cs="Arial"/>
                <w:sz w:val="20"/>
                <w:szCs w:val="20"/>
              </w:rPr>
              <w:t>$73K</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14B8E300" w14:textId="5A0B6E65">
            <w:pPr>
              <w:jc w:val="center"/>
            </w:pPr>
            <w:r>
              <w:rPr>
                <w:rFonts w:ascii="Arial" w:hAnsi="Arial" w:eastAsia="Arial" w:cs="Arial"/>
                <w:sz w:val="20"/>
                <w:szCs w:val="20"/>
              </w:rPr>
              <w:t>55</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440F4004" w14:textId="5AE2D103">
            <w:pPr>
              <w:jc w:val="center"/>
            </w:pPr>
            <w:r>
              <w:rPr>
                <w:rFonts w:ascii="Arial" w:hAnsi="Arial" w:eastAsia="Arial" w:cs="Arial"/>
                <w:sz w:val="20"/>
                <w:szCs w:val="20"/>
              </w:rPr>
              <w:t>80</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1B2B7400" w14:textId="6717E000">
            <w:pPr>
              <w:jc w:val="center"/>
            </w:pPr>
            <w:r>
              <w:rPr>
                <w:rFonts w:ascii="Arial" w:hAnsi="Arial" w:eastAsia="Arial" w:cs="Arial"/>
                <w:sz w:val="20"/>
                <w:szCs w:val="20"/>
              </w:rPr>
              <w:t>1.0%</w:t>
            </w:r>
          </w:p>
        </w:tc>
        <w:tc>
          <w:tcPr>
            <w:tcW w:w="1620" w:type="dxa"/>
            <w:tcBorders>
              <w:top w:val="single" w:sz="1" w:color="999999"/>
              <w:left w:val="single" w:sz="1" w:color="999999"/>
              <w:bottom w:val="single" w:sz="1" w:color="999999"/>
              <w:right w:val="single" w:sz="1" w:color="999999"/>
            </w:tcBorders>
            <w:shd w:val="clear" w:fill="FFFFFF"/>
            <w:tcMar>
              <w:top w:w="60" w:type="dxa"/>
              <w:left w:w="80" w:type="dxa"/>
              <w:bottom w:w="60" w:type="dxa"/>
              <w:right w:w="80" w:type="dxa"/>
            </w:tcMar>
          </w:tcPr>
          <w:p w14:paraId="5CB5518A" w14:textId="20EB8AE3">
            <w:pPr>
              <w:jc w:val="center"/>
            </w:pPr>
            <w:r>
              <w:rPr>
                <w:rFonts w:ascii="Arial" w:hAnsi="Arial" w:eastAsia="Arial" w:cs="Arial"/>
                <w:sz w:val="20"/>
                <w:szCs w:val="20"/>
              </w:rPr>
              <w:t>+18%</w:t>
            </w:r>
          </w:p>
        </w:tc>
      </w:tr>
    </w:tbl>
    <w:p w14:paraId="04D9F0CF" w14:textId="3371C457">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14:paraId="3D365D40" w14:textId="181DEC00">
      <w:pPr>
        <w:pStyle w:val="Heading1"/>
      </w:pPr>
      <w:bookmarkStart w:id="900065" w:name="_Toc444812861"/>
      <w:bookmarkStart w:id="30" w:name="section21"/>
      <w:r>
        <w:rPr>
          <w:rFonts w:ascii="Arial" w:hAnsi="Arial" w:eastAsia="Arial" w:cs="Arial"/>
          <w:b/>
          <w:bCs/>
          <w:color w:val="1A3550"/>
          <w:sz w:val="36"/>
          <w:szCs w:val="36"/>
        </w:rPr>
        <w:t>21. Content Controls (SDT Elements)</w:t>
      </w:r>
      <w:bookmarkEnd w:id="900065"/>
      <w:bookmarkEnd w:id="30"/>
    </w:p>
    <w:p w14:paraId="56B5EE9A" w14:textId="5BE41DE2">
      <w:pPr>
        <w:spacing w:after="120"/>
      </w:pPr>
      <w:r>
        <w:rPr>
          <w:rFonts w:ascii="Arial" w:hAnsi="Arial" w:eastAsia="Arial" w:cs="Arial"/>
          <w:sz w:val="22"/>
          <w:szCs w:val="22"/>
        </w:rPr>
        <w:t>This section contains structured document content controls (SDT) including plain text, rich text, dropdown lists, combo boxes, and date pickers. These are injected via XML.</w:t>
      </w:r>
    </w:p>
    <w:p w14:paraId="0AE81200" w14:textId="5B299A40">
      <w:pPr>
        <w:spacing w:after="120"/>
      </w:pPr>
      <w:r>
        <w:rPr>
          <w:rFonts w:ascii="Arial" w:hAnsi="Arial" w:eastAsia="Arial" w:cs="Arial"/>
          <w:b/>
          <w:bCs/>
          <w:sz w:val="22"/>
          <w:szCs w:val="22"/>
        </w:rPr>
        <w:t xml:space="preserve">Plain Text Control: </w:t>
      </w:r>
    </w:p>
    <w:sdt>
      <w:sdtPr>
        <w:alias w:val="Full Name"/>
        <w:tag w:val="name_field"/>
        <w:id w:val="100001"/>
        <w:showingPlcHdr/>
        <w:text/>
      </w:sdtPr>
      <w:sdtContent>
        <w:p w14:paraId="5A5D970B" w14:textId="0D276600">
          <w:pPr>
            <w:spacing w:after="120"/>
          </w:pPr>
          <w:r>
            <w:rPr>
              <w:rFonts w:ascii="Arial" w:hAnsi="Arial" w:eastAsia="Arial" w:cs="Arial"/>
              <w:i/>
              <w:iCs/>
              <w:color w:val="808080"/>
              <w:sz w:val="22"/>
              <w:szCs w:val="22"/>
            </w:rPr>
            <w:t>Click here to enter your full name</w:t>
          </w:r>
        </w:p>
      </w:sdtContent>
    </w:sdt>
    <w:p w14:paraId="150AEC00" w14:textId="09B08900">
      <w:pPr>
        <w:spacing w:after="120"/>
      </w:pPr>
      <w:r>
        <w:rPr>
          <w:rFonts w:ascii="Arial" w:hAnsi="Arial" w:eastAsia="Arial" w:cs="Arial"/>
          <w:b/>
          <w:bCs/>
          <w:sz w:val="22"/>
          <w:szCs w:val="22"/>
        </w:rPr>
        <w:t xml:space="preserve">Rich Text Control: </w:t>
      </w:r>
    </w:p>
    <w:sdt>
      <w:sdtPr>
        <w:alias w:val="Comments Section"/>
        <w:tag w:val="comments_field"/>
        <w:id w:val="100002"/>
        <w:showingPlcHdr/>
      </w:sdtPr>
      <w:sdtContent>
        <w:p w14:paraId="0B34D42D" w14:textId="20E8BC00">
          <w:pPr>
            <w:spacing w:after="120"/>
          </w:pPr>
          <w:r>
            <w:rPr>
              <w:rFonts w:ascii="Arial" w:hAnsi="Arial" w:eastAsia="Arial" w:cs="Arial"/>
              <w:i/>
              <w:iCs/>
              <w:color w:val="808080"/>
              <w:sz w:val="22"/>
              <w:szCs w:val="22"/>
            </w:rPr>
            <w:t>Click here to enter rich text (supports bold, italic, etc.)</w:t>
          </w:r>
        </w:p>
      </w:sdtContent>
    </w:sdt>
    <w:p w14:paraId="330D5A00" w14:textId="484D1DE0">
      <w:pPr>
        <w:spacing w:after="120"/>
      </w:pPr>
      <w:r>
        <w:rPr>
          <w:rFonts w:ascii="Arial" w:hAnsi="Arial" w:eastAsia="Arial" w:cs="Arial"/>
          <w:b/>
          <w:bCs/>
          <w:sz w:val="22"/>
          <w:szCs w:val="22"/>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0EA01A93" w14:textId="16F69200">
          <w:pPr>
            <w:spacing w:after="120"/>
          </w:pPr>
          <w:r>
            <w:rPr>
              <w:rFonts w:ascii="Arial" w:hAnsi="Arial" w:eastAsia="Arial" w:cs="Arial"/>
              <w:i/>
              <w:iCs/>
              <w:color w:val="808080"/>
              <w:sz w:val="22"/>
              <w:szCs w:val="22"/>
            </w:rPr>
            <w:t>Choose a department...</w:t>
          </w:r>
        </w:p>
      </w:sdtContent>
    </w:sdt>
    <w:p w14:paraId="6E812C1E" w14:textId="67D1FA00">
      <w:pPr>
        <w:spacing w:after="120"/>
      </w:pPr>
      <w:r>
        <w:rPr>
          <w:rFonts w:ascii="Arial" w:hAnsi="Arial" w:eastAsia="Arial" w:cs="Arial"/>
          <w:b/>
          <w:bCs/>
          <w:sz w:val="22"/>
          <w:szCs w:val="22"/>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26829800" w14:textId="0E3ACCBC">
          <w:pPr>
            <w:spacing w:after="120"/>
          </w:pPr>
          <w:r>
            <w:rPr>
              <w:rFonts w:ascii="Arial" w:hAnsi="Arial" w:eastAsia="Arial" w:cs="Arial"/>
              <w:i/>
              <w:iCs/>
              <w:color w:val="808080"/>
              <w:sz w:val="22"/>
              <w:szCs w:val="22"/>
            </w:rPr>
            <w:t>Select or type priority...</w:t>
          </w:r>
        </w:p>
      </w:sdtContent>
    </w:sdt>
    <w:p w14:paraId="52529300" w14:textId="6563E400">
      <w:pPr>
        <w:spacing w:after="120"/>
      </w:pPr>
      <w:r>
        <w:rPr>
          <w:rFonts w:ascii="Arial" w:hAnsi="Arial" w:eastAsia="Arial" w:cs="Arial"/>
          <w:b/>
          <w:bCs/>
          <w:sz w:val="22"/>
          <w:szCs w:val="22"/>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5DFC0400" w14:textId="1B3FC95E">
          <w:pPr>
            <w:spacing w:after="120"/>
          </w:pPr>
          <w:r>
            <w:rPr>
              <w:rFonts w:ascii="Arial" w:hAnsi="Arial" w:eastAsia="Arial" w:cs="Arial"/>
              <w:i/>
              <w:iCs/>
              <w:color w:val="808080"/>
              <w:sz w:val="22"/>
              <w:szCs w:val="22"/>
            </w:rPr>
            <w:t>Click to select a date...</w:t>
          </w:r>
        </w:p>
      </w:sdtContent>
    </w:sdt>
    <w:p w14:paraId="50164F0C" w14:textId="56EDFE52">
      <w:pPr>
        <w:spacing w:after="120"/>
      </w:pPr>
      <w:r>
        <w:rPr>
          <w:rFonts w:ascii="Arial" w:hAnsi="Arial" w:eastAsia="Arial" w:cs="Arial"/>
          <w:b/>
          <w:bCs/>
          <w:sz w:val="22"/>
          <w:szCs w:val="22"/>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7A6F5443" w14:textId="26EE5D6C">
          <w:pPr>
            <w:spacing w:after="120"/>
          </w:pPr>
          <w:r>
            <w:rPr>
              <w:rFonts w:ascii="Arial" w:hAnsi="Arial" w:eastAsia="Arial" w:cs="Arial"/>
              <w:i/>
              <w:iCs/>
              <w:color w:val="808080"/>
              <w:sz w:val="22"/>
              <w:szCs w:val="22"/>
            </w:rPr>
            <w:t>Click to select a date...</w:t>
          </w:r>
        </w:p>
      </w:sdtContent>
    </w:sdt>
    <w:p w14:paraId="295FE800" w14:textId="796465C0">
      <w:pPr>
        <w:spacing w:after="120"/>
      </w:pPr>
      <w:r>
        <w:rPr>
          <w:rFonts w:ascii="Arial" w:hAnsi="Arial" w:eastAsia="Arial" w:cs="Arial"/>
          <w:b/>
          <w:bCs/>
          <w:sz w:val="22"/>
          <w:szCs w:val="22"/>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3F5C59BC" w14:textId="23704FD2">
          <w:pPr>
            <w:spacing w:after="120"/>
          </w:pPr>
          <w:r>
            <w:rPr>
              <w:rFonts w:ascii="Arial" w:hAnsi="Arial" w:eastAsia="Arial" w:cs="Arial"/>
              <w:i/>
              <w:iCs/>
              <w:color w:val="808080"/>
              <w:sz w:val="22"/>
              <w:szCs w:val="22"/>
            </w:rPr>
            <w:t>Select status...</w:t>
          </w:r>
        </w:p>
      </w:sdtContent>
    </w:sdt>
    <w:p w14:paraId="126A9900" w14:textId="0E55F136">
      <w:pPr>
        <w:spacing w:before="240" w:after="120"/>
      </w:pPr>
      <w:r>
        <w:rPr>
          <w:rFonts w:ascii="Arial" w:hAnsi="Arial" w:eastAsia="Arial" w:cs="Arial"/>
          <w:b/>
          <w:bCs/>
          <w:sz w:val="22"/>
          <w:szCs w:val="22"/>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tcBorders>
              <w:top w:val="single" w:sz="4" w:space="0" w:color="999999"/>
              <w:left w:val="single" w:sz="4" w:space="0" w:color="999999"/>
              <w:bottom w:val="single" w:sz="4" w:space="0" w:color="999999"/>
              <w:right w:val="single" w:sz="4" w:space="0" w:color="999999"/>
            </w:tcBorders>
            <w:shd w:val="clear" w:fill="F0F0F0"/>
          </w:tcPr>
          <w:p w14:paraId="4E70C28A" w14:textId="65C63CD2">
            <w:r>
              <w:rPr>
                <w:rFonts w:ascii="Arial" w:hAnsi="Arial" w:eastAsia="Arial" w:cs="Arial"/>
                <w:b/>
                <w:bCs/>
                <w:sz w:val="22"/>
                <w:szCs w:val="22"/>
              </w:rPr>
              <w:t>Project Name:</w:t>
            </w:r>
          </w:p>
        </w:tc>
        <w:tc>
          <w:tcPr>
            <w:tcW w:w="6240" w:type="dxa"/>
            <w:tcBorders>
              <w:top w:val="single" w:sz="4" w:space="0" w:color="999999"/>
              <w:left w:val="single" w:sz="4" w:space="0" w:color="999999"/>
              <w:bottom w:val="single" w:sz="4" w:space="0" w:color="999999"/>
              <w:right w:val="single" w:sz="4" w:space="0" w:color="999999"/>
            </w:tcBorders>
          </w:tcPr>
          <w:sdt>
            <w:sdtPr>
              <w:alias w:val="Project Name"/>
              <w:tag w:val="project_name"/>
              <w:id w:val="100008"/>
              <w:showingPlcHdr/>
              <w:text/>
            </w:sdtPr>
            <w:sdtContent>
              <w:p w14:paraId="7FB4067C" w14:textId="526A37E9">
                <w:r>
                  <w:rPr>
                    <w:rFonts w:ascii="Arial" w:hAnsi="Arial" w:eastAsia="Arial" w:cs="Arial"/>
                    <w:i/>
                    <w:iCs/>
                    <w:color w:val="808080"/>
                    <w:sz w:val="22"/>
                    <w:szCs w:val="22"/>
                  </w:rPr>
                  <w:t>Enter project name</w:t>
                </w:r>
              </w:p>
            </w:sdtContent>
          </w:sdt>
        </w:tc>
      </w:tr>
      <w:tr>
        <w:tc>
          <w:tcPr>
            <w:tcW w:w="3120" w:type="dxa"/>
            <w:tcBorders>
              <w:top w:val="single" w:sz="4" w:space="0" w:color="999999"/>
              <w:left w:val="single" w:sz="4" w:space="0" w:color="999999"/>
              <w:bottom w:val="single" w:sz="4" w:space="0" w:color="999999"/>
              <w:right w:val="single" w:sz="4" w:space="0" w:color="999999"/>
            </w:tcBorders>
            <w:shd w:val="clear" w:fill="F0F0F0"/>
          </w:tcPr>
          <w:p w14:paraId="159BF7D5" w14:textId="7A5C0E72">
            <w:r>
              <w:rPr>
                <w:rFonts w:ascii="Arial" w:hAnsi="Arial" w:eastAsia="Arial" w:cs="Arial"/>
                <w:b/>
                <w:bCs/>
                <w:sz w:val="22"/>
                <w:szCs w:val="22"/>
              </w:rPr>
              <w:t>Team Lead:</w:t>
            </w:r>
          </w:p>
        </w:tc>
        <w:tc>
          <w:tcPr>
            <w:tcW w:w="6240" w:type="dxa"/>
            <w:tcBorders>
              <w:top w:val="single" w:sz="4" w:space="0" w:color="999999"/>
              <w:left w:val="single" w:sz="4" w:space="0" w:color="999999"/>
              <w:bottom w:val="single" w:sz="4" w:space="0" w:color="999999"/>
              <w:right w:val="single" w:sz="4" w:space="0" w:color="999999"/>
            </w:tcBorders>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250C6DE6" w14:textId="37101A05">
                <w:r>
                  <w:rPr>
                    <w:rFonts w:ascii="Arial" w:hAnsi="Arial" w:eastAsia="Arial" w:cs="Arial"/>
                    <w:i/>
                    <w:iCs/>
                    <w:color w:val="808080"/>
                    <w:sz w:val="22"/>
                    <w:szCs w:val="22"/>
                  </w:rPr>
                  <w:t>Select team lead...</w:t>
                </w:r>
              </w:p>
            </w:sdtContent>
          </w:sdt>
        </w:tc>
      </w:tr>
      <w:tr>
        <w:tc>
          <w:tcPr>
            <w:tcW w:w="3120" w:type="dxa"/>
            <w:tcBorders>
              <w:top w:val="single" w:sz="4" w:space="0" w:color="999999"/>
              <w:left w:val="single" w:sz="4" w:space="0" w:color="999999"/>
              <w:bottom w:val="single" w:sz="4" w:space="0" w:color="999999"/>
              <w:right w:val="single" w:sz="4" w:space="0" w:color="999999"/>
            </w:tcBorders>
            <w:shd w:val="clear" w:fill="F0F0F0"/>
          </w:tcPr>
          <w:p w14:paraId="74DB8400" w14:textId="3942DDE2">
            <w:r>
              <w:rPr>
                <w:rFonts w:ascii="Arial" w:hAnsi="Arial" w:eastAsia="Arial" w:cs="Arial"/>
                <w:b/>
                <w:bCs/>
                <w:sz w:val="22"/>
                <w:szCs w:val="22"/>
              </w:rPr>
              <w:t>Target Date:</w:t>
            </w:r>
          </w:p>
        </w:tc>
        <w:tc>
          <w:tcPr>
            <w:tcW w:w="6240" w:type="dxa"/>
            <w:tcBorders>
              <w:top w:val="single" w:sz="4" w:space="0" w:color="999999"/>
              <w:left w:val="single" w:sz="4" w:space="0" w:color="999999"/>
              <w:bottom w:val="single" w:sz="4" w:space="0" w:color="999999"/>
              <w:right w:val="single" w:sz="4" w:space="0" w:color="999999"/>
            </w:tcBorders>
          </w:tcPr>
          <w:sdt>
            <w:sdtPr>
              <w:alias w:val="Target Date"/>
              <w:tag w:val="target_date"/>
              <w:id w:val="100010"/>
              <w:showingPlcHdr/>
              <w:date w:fullDate="2026-06-30T00:00:00Z">
                <w:dateFormat w:val="MMMM d, yyyy"/>
                <w:lid w:val="en-US"/>
                <w:storeMappedDataAs w:val="dateTime"/>
                <w:calendar w:val="gregorian"/>
              </w:date>
            </w:sdtPr>
            <w:sdtContent>
              <w:p w14:paraId="30335400" w14:textId="613B7B09">
                <w:r>
                  <w:rPr>
                    <w:rFonts w:ascii="Arial" w:hAnsi="Arial" w:eastAsia="Arial" w:cs="Arial"/>
                    <w:i/>
                    <w:iCs/>
                    <w:color w:val="808080"/>
                    <w:sz w:val="22"/>
                    <w:szCs w:val="22"/>
                  </w:rPr>
                  <w:t>Select target date</w:t>
                </w:r>
              </w:p>
            </w:sdtContent>
          </w:sdt>
        </w:tc>
      </w:tr>
      <w:tr>
        <w:tc>
          <w:tcPr>
            <w:tcW w:w="3120" w:type="dxa"/>
            <w:tcBorders>
              <w:top w:val="single" w:sz="4" w:space="0" w:color="999999"/>
              <w:left w:val="single" w:sz="4" w:space="0" w:color="999999"/>
              <w:bottom w:val="single" w:sz="4" w:space="0" w:color="999999"/>
              <w:right w:val="single" w:sz="4" w:space="0" w:color="999999"/>
            </w:tcBorders>
            <w:shd w:val="clear" w:fill="F0F0F0"/>
          </w:tcPr>
          <w:p w14:paraId="77745A00" w14:textId="64065800">
            <w:r>
              <w:rPr>
                <w:rFonts w:ascii="Arial" w:hAnsi="Arial" w:eastAsia="Arial" w:cs="Arial"/>
                <w:b/>
                <w:bCs/>
                <w:sz w:val="22"/>
                <w:szCs w:val="22"/>
              </w:rPr>
              <w:t>Risk Level:</w:t>
            </w:r>
          </w:p>
        </w:tc>
        <w:tc>
          <w:tcPr>
            <w:tcW w:w="6240" w:type="dxa"/>
            <w:tcBorders>
              <w:top w:val="single" w:sz="4" w:space="0" w:color="999999"/>
              <w:left w:val="single" w:sz="4" w:space="0" w:color="999999"/>
              <w:bottom w:val="single" w:sz="4" w:space="0" w:color="999999"/>
              <w:right w:val="single" w:sz="4" w:space="0" w:color="999999"/>
            </w:tcBorders>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774F6FF7" w14:textId="25A0D635">
                <w:r>
                  <w:rPr>
                    <w:rFonts w:ascii="Arial" w:hAnsi="Arial" w:eastAsia="Arial" w:cs="Arial"/>
                    <w:i/>
                    <w:iCs/>
                    <w:color w:val="808080"/>
                    <w:sz w:val="22"/>
                    <w:szCs w:val="22"/>
                  </w:rPr>
                  <w:t>Select risk level...</w:t>
                </w:r>
              </w:p>
            </w:sdtContent>
          </w:sdt>
        </w:tc>
      </w:tr>
      <w:tr>
        <w:tc>
          <w:tcPr>
            <w:tcW w:w="3120" w:type="dxa"/>
            <w:tcBorders>
              <w:top w:val="single" w:sz="4" w:space="0" w:color="999999"/>
              <w:left w:val="single" w:sz="4" w:space="0" w:color="999999"/>
              <w:bottom w:val="single" w:sz="4" w:space="0" w:color="999999"/>
              <w:right w:val="single" w:sz="4" w:space="0" w:color="999999"/>
            </w:tcBorders>
            <w:shd w:val="clear" w:fill="F0F0F0"/>
          </w:tcPr>
          <w:p w14:paraId="68872A8D" w14:textId="4087213F">
            <w:r>
              <w:rPr>
                <w:rFonts w:ascii="Arial" w:hAnsi="Arial" w:eastAsia="Arial" w:cs="Arial"/>
                <w:b/>
                <w:bCs/>
                <w:sz w:val="22"/>
                <w:szCs w:val="22"/>
              </w:rPr>
              <w:t>Description:</w:t>
            </w:r>
          </w:p>
        </w:tc>
        <w:tc>
          <w:tcPr>
            <w:tcW w:w="6240" w:type="dxa"/>
            <w:tcBorders>
              <w:top w:val="single" w:sz="4" w:space="0" w:color="999999"/>
              <w:left w:val="single" w:sz="4" w:space="0" w:color="999999"/>
              <w:bottom w:val="single" w:sz="4" w:space="0" w:color="999999"/>
              <w:right w:val="single" w:sz="4" w:space="0" w:color="999999"/>
            </w:tcBorders>
          </w:tcPr>
          <w:sdt>
            <w:sdtPr>
              <w:alias w:val="Description"/>
              <w:tag w:val="description_field"/>
              <w:id w:val="100012"/>
              <w:showingPlcHdr/>
            </w:sdtPr>
            <w:sdtContent>
              <w:p w14:paraId="7A5B5E57" w14:textId="25208400">
                <w:r>
                  <w:rPr>
                    <w:rFonts w:ascii="Arial" w:hAnsi="Arial" w:eastAsia="Arial" w:cs="Arial"/>
                    <w:i/>
                    <w:iCs/>
                    <w:color w:val="808080"/>
                    <w:sz w:val="22"/>
                    <w:szCs w:val="22"/>
                  </w:rPr>
                  <w:t>Enter rich text description</w:t>
                </w:r>
              </w:p>
            </w:sdtContent>
          </w:sdt>
        </w:tc>
      </w:tr>
    </w:tbl>
    <w:p w14:paraId="1960BA00" w14:textId="134E4C80">
      <w:r>
        <w:lastRenderedPageBreak/>
        <w:br w:type="page"/>
      </w:r>
      <w:r/>
    </w:p>
    <w:p w14:paraId="16808F09" w14:textId="43BC9400">
      <w:pPr>
        <w:pStyle w:val="Heading1"/>
      </w:pPr>
      <w:bookmarkStart w:id="900066" w:name="_Toc456173874"/>
      <w:bookmarkStart w:id="31" w:name="section22"/>
      <w:r>
        <w:rPr>
          <w:rFonts w:ascii="Arial" w:hAnsi="Arial" w:eastAsia="Arial" w:cs="Arial"/>
          <w:b/>
          <w:bCs/>
          <w:color w:val="1A3550"/>
          <w:sz w:val="36"/>
          <w:szCs w:val="36"/>
        </w:rPr>
        <w:t>22. Element Coverage Summary</w:t>
      </w:r>
      <w:bookmarkEnd w:id="900066"/>
      <w:bookmarkEnd w:id="31"/>
    </w:p>
    <w:p w14:paraId="106A67E2" w14:textId="108C5400">
      <w:pPr>
        <w:spacing w:after="200"/>
      </w:pPr>
      <w:r>
        <w:rPr>
          <w:rFonts w:ascii="Arial" w:hAnsi="Arial" w:eastAsia="Arial" w:cs="Arial"/>
          <w:sz w:val="22"/>
          <w:szCs w:val="22"/>
        </w:rPr>
        <w:t>This document covers the following element categories: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540"/>
        <w:gridCol w:w="4410"/>
        <w:gridCol w:w="4410"/>
      </w:tblGrid>
      <w:tr>
        <w:trPr>
          <w:tblHeader/>
        </w:trPr>
        <w:tc>
          <w:tcPr>
            <w:tcW w:w="54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tcPr>
          <w:p w14:paraId="5C84E000" w14:textId="27906E00">
            <w:pPr>
              <w:jc w:val="center"/>
            </w:pPr>
            <w:r>
              <w:rPr>
                <w:rFonts w:ascii="Arial" w:hAnsi="Arial" w:eastAsia="Arial" w:cs="Arial"/>
                <w:b/>
                <w:bCs/>
                <w:color w:val="FFFFFF"/>
                <w:sz w:val="22"/>
                <w:szCs w:val="22"/>
              </w:rPr>
              <w:t>#</w:t>
            </w:r>
          </w:p>
        </w:tc>
        <w:tc>
          <w:tcPr>
            <w:tcW w:w="441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tcPr>
          <w:p w14:paraId="59F3B576" w14:textId="755240E8">
            <w:r>
              <w:rPr>
                <w:rFonts w:ascii="Arial" w:hAnsi="Arial" w:eastAsia="Arial" w:cs="Arial"/>
                <w:b/>
                <w:bCs/>
                <w:color w:val="FFFFFF"/>
                <w:sz w:val="22"/>
                <w:szCs w:val="22"/>
              </w:rPr>
              <w:t>Element Category</w:t>
            </w:r>
          </w:p>
        </w:tc>
        <w:tc>
          <w:tcPr>
            <w:tcW w:w="4410" w:type="dxa"/>
            <w:tcBorders>
              <w:top w:val="single" w:sz="1" w:color="999999"/>
              <w:left w:val="single" w:sz="1" w:color="999999"/>
              <w:bottom w:val="single" w:sz="1" w:color="999999"/>
              <w:right w:val="single" w:sz="1" w:color="999999"/>
            </w:tcBorders>
            <w:shd w:val="clear" w:fill="1A3550"/>
            <w:tcMar>
              <w:top w:w="80" w:type="dxa"/>
              <w:left w:w="120" w:type="dxa"/>
              <w:bottom w:w="80" w:type="dxa"/>
              <w:right w:w="120" w:type="dxa"/>
            </w:tcMar>
          </w:tcPr>
          <w:p w14:paraId="10A7EE00" w14:textId="64F56400">
            <w:r>
              <w:rPr>
                <w:rFonts w:ascii="Arial" w:hAnsi="Arial" w:eastAsia="Arial" w:cs="Arial"/>
                <w:b/>
                <w:bCs/>
                <w:color w:val="FFFFFF"/>
                <w:sz w:val="22"/>
                <w:szCs w:val="22"/>
              </w:rPr>
              <w:t>Details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037C9A3" w14:textId="0B7AEC96">
            <w:pPr>
              <w:jc w:val="center"/>
            </w:pPr>
            <w:r>
              <w:rPr>
                <w:rFonts w:ascii="Arial" w:hAnsi="Arial" w:eastAsia="Arial" w:cs="Arial"/>
                <w:sz w:val="18"/>
                <w:szCs w:val="18"/>
              </w:rPr>
              <w:t>1</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C465CCA" w14:textId="63C2F275">
            <w:r>
              <w:rPr>
                <w:rFonts w:ascii="Arial" w:hAnsi="Arial" w:eastAsia="Arial" w:cs="Arial"/>
                <w:b/>
                <w:bCs/>
                <w:sz w:val="18"/>
                <w:szCs w:val="18"/>
              </w:rPr>
              <w:t>Text Runs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4BBBC00" w14:textId="06A9EDE4">
            <w:r>
              <w:rPr>
                <w:rFonts w:ascii="Arial" w:hAnsi="Arial" w:eastAsia="Arial" w:cs="Arial"/>
                <w:sz w:val="18"/>
                <w:szCs w:val="18"/>
              </w:rPr>
              <w:t>Bold, italic, underline (6 types), strike, double-strike, super/subscript, small/all caps</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B2A0E00" w14:textId="5E038000">
            <w:pPr>
              <w:jc w:val="center"/>
            </w:pPr>
            <w:r>
              <w:rPr>
                <w:rFonts w:ascii="Arial" w:hAnsi="Arial" w:eastAsia="Arial" w:cs="Arial"/>
                <w:sz w:val="18"/>
                <w:szCs w:val="18"/>
              </w:rPr>
              <w:t>2</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B88B91A" w14:textId="1181F2F2">
            <w:r>
              <w:rPr>
                <w:rFonts w:ascii="Arial" w:hAnsi="Arial" w:eastAsia="Arial" w:cs="Arial"/>
                <w:b/>
                <w:bCs/>
                <w:sz w:val="18"/>
                <w:szCs w:val="18"/>
              </w:rPr>
              <w:t>Fonts &amp; Sizes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7147000" w14:textId="5B08BF9C">
            <w:r>
              <w:rPr>
                <w:rFonts w:ascii="Arial" w:hAnsi="Arial" w:eastAsia="Arial" w:cs="Arial"/>
                <w:sz w:val="18"/>
                <w:szCs w:val="18"/>
              </w:rPr>
              <w:t>5 font families, 6 size variants (8pt–36pt)</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CD114D3" w14:textId="1E7B1000">
            <w:pPr>
              <w:jc w:val="center"/>
            </w:pPr>
            <w:r>
              <w:rPr>
                <w:rFonts w:ascii="Arial" w:hAnsi="Arial" w:eastAsia="Arial" w:cs="Arial"/>
                <w:sz w:val="18"/>
                <w:szCs w:val="18"/>
              </w:rPr>
              <w:t>3</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E9AC000" w14:textId="348FA589">
            <w:r>
              <w:rPr>
                <w:rFonts w:ascii="Arial" w:hAnsi="Arial" w:eastAsia="Arial" w:cs="Arial"/>
                <w:b/>
                <w:bCs/>
                <w:sz w:val="18"/>
                <w:szCs w:val="18"/>
              </w:rPr>
              <w:t>Colors &amp; Shading</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8FFFAFC" w14:textId="38613033">
            <w:r>
              <w:rPr>
                <w:rFonts w:ascii="Arial" w:hAnsi="Arial" w:eastAsia="Arial" w:cs="Arial"/>
                <w:sz w:val="18"/>
                <w:szCs w:val="18"/>
              </w:rPr>
              <w:t>Font colors, 5+ highlights, paragraph &amp; character shading</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625C000" w14:textId="58A98A00">
            <w:pPr>
              <w:jc w:val="center"/>
            </w:pPr>
            <w:r>
              <w:rPr>
                <w:rFonts w:ascii="Arial" w:hAnsi="Arial" w:eastAsia="Arial" w:cs="Arial"/>
                <w:sz w:val="18"/>
                <w:szCs w:val="18"/>
              </w:rPr>
              <w:t>4</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06C3689" w14:textId="2A334680">
            <w:r>
              <w:rPr>
                <w:rFonts w:ascii="Arial" w:hAnsi="Arial" w:eastAsia="Arial" w:cs="Arial"/>
                <w:b/>
                <w:bCs/>
                <w:sz w:val="18"/>
                <w:szCs w:val="18"/>
              </w:rPr>
              <w:t>Headings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3E090900" w14:textId="439BFC00">
            <w:r>
              <w:rPr>
                <w:rFonts w:ascii="Arial" w:hAnsi="Arial" w:eastAsia="Arial" w:cs="Arial"/>
                <w:sz w:val="18"/>
                <w:szCs w:val="18"/>
              </w:rPr>
              <w:t>H1–H5 with custom styles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2D31E313" w14:textId="0A2B6100">
            <w:pPr>
              <w:jc w:val="center"/>
            </w:pPr>
            <w:r>
              <w:rPr>
                <w:rFonts w:ascii="Arial" w:hAnsi="Arial" w:eastAsia="Arial" w:cs="Arial"/>
                <w:sz w:val="18"/>
                <w:szCs w:val="18"/>
              </w:rPr>
              <w:t>5</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B180400" w14:textId="12AFA400">
            <w:r>
              <w:rPr>
                <w:rFonts w:ascii="Arial" w:hAnsi="Arial" w:eastAsia="Arial" w:cs="Arial"/>
                <w:b/>
                <w:bCs/>
                <w:sz w:val="18"/>
                <w:szCs w:val="18"/>
              </w:rPr>
              <w:t>Alignment</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DD608B6" w14:textId="744C9C00">
            <w:r>
              <w:rPr>
                <w:rFonts w:ascii="Arial" w:hAnsi="Arial" w:eastAsia="Arial" w:cs="Arial"/>
                <w:sz w:val="18"/>
                <w:szCs w:val="18"/>
              </w:rPr>
              <w:t>Left, center, right, justified</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4B67200" w14:textId="455F2A29">
            <w:pPr>
              <w:jc w:val="center"/>
            </w:pPr>
            <w:r>
              <w:rPr>
                <w:rFonts w:ascii="Arial" w:hAnsi="Arial" w:eastAsia="Arial" w:cs="Arial"/>
                <w:sz w:val="18"/>
                <w:szCs w:val="18"/>
              </w:rPr>
              <w:t>6</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D5E2D97" w14:textId="4897EDFD">
            <w:r>
              <w:rPr>
                <w:rFonts w:ascii="Arial" w:hAnsi="Arial" w:eastAsia="Arial" w:cs="Arial"/>
                <w:b/>
                <w:bCs/>
                <w:sz w:val="18"/>
                <w:szCs w:val="18"/>
              </w:rPr>
              <w:t>Indentation</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68F4FCA" w14:textId="65369A00">
            <w:r>
              <w:rPr>
                <w:rFonts w:ascii="Arial" w:hAnsi="Arial" w:eastAsia="Arial" w:cs="Arial"/>
                <w:sz w:val="18"/>
                <w:szCs w:val="18"/>
              </w:rPr>
              <w:t>Left, right, first-line, hanging, block-quote</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DD89800" w14:textId="5F128D00">
            <w:pPr>
              <w:jc w:val="center"/>
            </w:pPr>
            <w:r>
              <w:rPr>
                <w:rFonts w:ascii="Arial" w:hAnsi="Arial" w:eastAsia="Arial" w:cs="Arial"/>
                <w:sz w:val="18"/>
                <w:szCs w:val="18"/>
              </w:rPr>
              <w:t>7</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F06243F" w14:textId="6C07FCF1">
            <w:r>
              <w:rPr>
                <w:rFonts w:ascii="Arial" w:hAnsi="Arial" w:eastAsia="Arial" w:cs="Arial"/>
                <w:b/>
                <w:bCs/>
                <w:sz w:val="18"/>
                <w:szCs w:val="18"/>
              </w:rPr>
              <w:t>Line Spacing</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4E5D9A9" w14:textId="3B91F000">
            <w:r>
              <w:rPr>
                <w:rFonts w:ascii="Arial" w:hAnsi="Arial" w:eastAsia="Arial" w:cs="Arial"/>
                <w:sz w:val="18"/>
                <w:szCs w:val="18"/>
              </w:rPr>
              <w:t>Single, 1.5x, double</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38E8800" w14:textId="29F47596">
            <w:pPr>
              <w:jc w:val="center"/>
            </w:pPr>
            <w:r>
              <w:rPr>
                <w:rFonts w:ascii="Arial" w:hAnsi="Arial" w:eastAsia="Arial" w:cs="Arial"/>
                <w:sz w:val="18"/>
                <w:szCs w:val="18"/>
              </w:rPr>
              <w:t>8</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FD95355" w14:textId="34FAE400">
            <w:r>
              <w:rPr>
                <w:rFonts w:ascii="Arial" w:hAnsi="Arial" w:eastAsia="Arial" w:cs="Arial"/>
                <w:b/>
                <w:bCs/>
                <w:sz w:val="18"/>
                <w:szCs w:val="18"/>
              </w:rPr>
              <w:t>Bullet Lists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A911000" w14:textId="09EC7AE0">
            <w:r>
              <w:rPr>
                <w:rFonts w:ascii="Arial" w:hAnsi="Arial" w:eastAsia="Arial" w:cs="Arial"/>
                <w:sz w:val="18"/>
                <w:szCs w:val="18"/>
              </w:rPr>
              <w:t>Simple + multi-level (4 depths)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FA76DC0" w14:textId="1B1BCE49">
            <w:pPr>
              <w:jc w:val="center"/>
            </w:pPr>
            <w:r>
              <w:rPr>
                <w:rFonts w:ascii="Arial" w:hAnsi="Arial" w:eastAsia="Arial" w:cs="Arial"/>
                <w:sz w:val="18"/>
                <w:szCs w:val="18"/>
              </w:rPr>
              <w:t>9</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5B1D100" w14:textId="166B2000">
            <w:r>
              <w:rPr>
                <w:rFonts w:ascii="Arial" w:hAnsi="Arial" w:eastAsia="Arial" w:cs="Arial"/>
                <w:b/>
                <w:bCs/>
                <w:sz w:val="18"/>
                <w:szCs w:val="18"/>
              </w:rPr>
              <w:t>Numbered Lists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C823400" w14:textId="7AFC26FD">
            <w:r>
              <w:rPr>
                <w:rFonts w:ascii="Arial" w:hAnsi="Arial" w:eastAsia="Arial" w:cs="Arial"/>
                <w:sz w:val="18"/>
                <w:szCs w:val="18"/>
              </w:rPr>
              <w:t>Decimal, lower-alpha/roman, upper-roman/letter, restarted</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AB5E080" w14:textId="6DEE1734">
            <w:pPr>
              <w:jc w:val="center"/>
            </w:pPr>
            <w:r>
              <w:rPr>
                <w:rFonts w:ascii="Arial" w:hAnsi="Arial" w:eastAsia="Arial" w:cs="Arial"/>
                <w:sz w:val="18"/>
                <w:szCs w:val="18"/>
              </w:rPr>
              <w:t>10</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223EC00" w14:textId="21C79800">
            <w:r>
              <w:rPr>
                <w:rFonts w:ascii="Arial" w:hAnsi="Arial" w:eastAsia="Arial" w:cs="Arial"/>
                <w:b/>
                <w:bCs/>
                <w:sz w:val="18"/>
                <w:szCs w:val="18"/>
              </w:rPr>
              <w:t>Simple Tables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054A000" w14:textId="65EBD600">
            <w:r>
              <w:rPr>
                <w:rFonts w:ascii="Arial" w:hAnsi="Arial" w:eastAsia="Arial" w:cs="Arial"/>
                <w:sz w:val="18"/>
                <w:szCs w:val="18"/>
              </w:rPr>
              <w:t>Header rows, alternating shading, cell alignment</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7F4AA00" w14:textId="7E1D0200">
            <w:pPr>
              <w:jc w:val="center"/>
            </w:pPr>
            <w:r>
              <w:rPr>
                <w:rFonts w:ascii="Arial" w:hAnsi="Arial" w:eastAsia="Arial" w:cs="Arial"/>
                <w:sz w:val="18"/>
                <w:szCs w:val="18"/>
              </w:rPr>
              <w:t>11</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0629000" w14:textId="26BDA100">
            <w:r>
              <w:rPr>
                <w:rFonts w:ascii="Arial" w:hAnsi="Arial" w:eastAsia="Arial" w:cs="Arial"/>
                <w:b/>
                <w:bCs/>
                <w:sz w:val="18"/>
                <w:szCs w:val="18"/>
              </w:rPr>
              <w:t>Merged Cells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4A74800" w14:textId="47C0D94C">
            <w:r>
              <w:rPr>
                <w:rFonts w:ascii="Arial" w:hAnsi="Arial" w:eastAsia="Arial" w:cs="Arial"/>
                <w:sz w:val="18"/>
                <w:szCs w:val="18"/>
              </w:rPr>
              <w:t>Column span + row span</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5022A00" w14:textId="4AFBEF00">
            <w:pPr>
              <w:jc w:val="center"/>
            </w:pPr>
            <w:r>
              <w:rPr>
                <w:rFonts w:ascii="Arial" w:hAnsi="Arial" w:eastAsia="Arial" w:cs="Arial"/>
                <w:sz w:val="18"/>
                <w:szCs w:val="18"/>
              </w:rPr>
              <w:t>12</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F1C9A00" w14:textId="79E48200">
            <w:r>
              <w:rPr>
                <w:rFonts w:ascii="Arial" w:hAnsi="Arial" w:eastAsia="Arial" w:cs="Arial"/>
                <w:b/>
                <w:bCs/>
                <w:sz w:val="18"/>
                <w:szCs w:val="18"/>
              </w:rPr>
              <w:t>Mixed Borders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BD9B250" w14:textId="2B933600">
            <w:r>
              <w:rPr>
                <w:rFonts w:ascii="Arial" w:hAnsi="Arial" w:eastAsia="Arial" w:cs="Arial"/>
                <w:sz w:val="18"/>
                <w:szCs w:val="18"/>
              </w:rPr>
              <w:t>Single, double, dashed, dotted, thick, triple, none</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ED98000" w14:textId="0471CFA0">
            <w:pPr>
              <w:jc w:val="center"/>
            </w:pPr>
            <w:r>
              <w:rPr>
                <w:rFonts w:ascii="Arial" w:hAnsi="Arial" w:eastAsia="Arial" w:cs="Arial"/>
                <w:sz w:val="18"/>
                <w:szCs w:val="18"/>
              </w:rPr>
              <w:t>13</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2604E1E" w14:textId="647D44C5">
            <w:r>
              <w:rPr>
                <w:rFonts w:ascii="Arial" w:hAnsi="Arial" w:eastAsia="Arial" w:cs="Arial"/>
                <w:b/>
                <w:bCs/>
                <w:sz w:val="18"/>
                <w:szCs w:val="18"/>
              </w:rPr>
              <w:t>Nested Tables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F86816C" w14:textId="12631600">
            <w:r>
              <w:rPr>
                <w:rFonts w:ascii="Arial" w:hAnsi="Arial" w:eastAsia="Arial" w:cs="Arial"/>
                <w:sz w:val="18"/>
                <w:szCs w:val="18"/>
              </w:rPr>
              <w:t>Table-in-table (2 levels + 3 levels deep)</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3925DCED" w14:textId="66A87D00">
            <w:pPr>
              <w:jc w:val="center"/>
            </w:pPr>
            <w:r>
              <w:rPr>
                <w:rFonts w:ascii="Arial" w:hAnsi="Arial" w:eastAsia="Arial" w:cs="Arial"/>
                <w:sz w:val="18"/>
                <w:szCs w:val="18"/>
              </w:rPr>
              <w:t>14</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D0BDA00" w14:textId="3D289C2A">
            <w:r>
              <w:rPr>
                <w:rFonts w:ascii="Arial" w:hAnsi="Arial" w:eastAsia="Arial" w:cs="Arial"/>
                <w:b/>
                <w:bCs/>
                <w:sz w:val="18"/>
                <w:szCs w:val="18"/>
              </w:rPr>
              <w:t>Floating Tables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1C13400" w14:textId="47DF7250">
            <w:r>
              <w:rPr>
                <w:rFonts w:ascii="Arial" w:hAnsi="Arial" w:eastAsia="Arial" w:cs="Arial"/>
                <w:sz w:val="18"/>
                <w:szCs w:val="18"/>
              </w:rPr>
              <w:t>Margin-anchored floating table</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F1077CF" w14:textId="7F9D320E">
            <w:pPr>
              <w:jc w:val="center"/>
            </w:pPr>
            <w:r>
              <w:rPr>
                <w:rFonts w:ascii="Arial" w:hAnsi="Arial" w:eastAsia="Arial" w:cs="Arial"/>
                <w:sz w:val="18"/>
                <w:szCs w:val="18"/>
              </w:rPr>
              <w:t>15</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211196D" w14:textId="238908C5">
            <w:r>
              <w:rPr>
                <w:rFonts w:ascii="Arial" w:hAnsi="Arial" w:eastAsia="Arial" w:cs="Arial"/>
                <w:b/>
                <w:bCs/>
                <w:sz w:val="18"/>
                <w:szCs w:val="18"/>
              </w:rPr>
              <w:t>Borderless Tables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4747C00" w14:textId="35CEC4E0">
            <w:r>
              <w:rPr>
                <w:rFonts w:ascii="Arial" w:hAnsi="Arial" w:eastAsia="Arial" w:cs="Arial"/>
                <w:sz w:val="18"/>
                <w:szCs w:val="18"/>
              </w:rPr>
              <w:t>Invisible grid layout</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EF300C5" w14:textId="7A82A662">
            <w:pPr>
              <w:jc w:val="center"/>
            </w:pPr>
            <w:r>
              <w:rPr>
                <w:rFonts w:ascii="Arial" w:hAnsi="Arial" w:eastAsia="Arial" w:cs="Arial"/>
                <w:sz w:val="18"/>
                <w:szCs w:val="18"/>
              </w:rPr>
              <w:t>16</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FB9CA00" w14:textId="554418DA">
            <w:r>
              <w:rPr>
                <w:rFonts w:ascii="Arial" w:hAnsi="Arial" w:eastAsia="Arial" w:cs="Arial"/>
                <w:b/>
                <w:bCs/>
                <w:sz w:val="18"/>
                <w:szCs w:val="18"/>
              </w:rPr>
              <w:t>Hyperlinks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2490D3F" w14:textId="3CC17D00">
            <w:r>
              <w:rPr>
                <w:rFonts w:ascii="Arial" w:hAnsi="Arial" w:eastAsia="Arial" w:cs="Arial"/>
                <w:sz w:val="18"/>
                <w:szCs w:val="18"/>
              </w:rPr>
              <w:t>External URLs + internal bookmarks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4BA5392" w14:textId="60AA64FE">
            <w:pPr>
              <w:jc w:val="center"/>
            </w:pPr>
            <w:r>
              <w:rPr>
                <w:rFonts w:ascii="Arial" w:hAnsi="Arial" w:eastAsia="Arial" w:cs="Arial"/>
                <w:sz w:val="18"/>
                <w:szCs w:val="18"/>
              </w:rPr>
              <w:t>17</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A4F068F" w14:textId="28690558">
            <w:r>
              <w:rPr>
                <w:rFonts w:ascii="Arial" w:hAnsi="Arial" w:eastAsia="Arial" w:cs="Arial"/>
                <w:b/>
                <w:bCs/>
                <w:sz w:val="18"/>
                <w:szCs w:val="18"/>
              </w:rPr>
              <w:t>Footnotes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D6B8F0C" w14:textId="063C7184">
            <w:r>
              <w:rPr>
                <w:rFonts w:ascii="Arial" w:hAnsi="Arial" w:eastAsia="Arial" w:cs="Arial"/>
                <w:sz w:val="18"/>
                <w:szCs w:val="18"/>
              </w:rPr>
              <w:t>3 footnotes with formatted content</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C9F29E7" w14:textId="1FA16A87">
            <w:pPr>
              <w:jc w:val="center"/>
            </w:pPr>
            <w:r>
              <w:rPr>
                <w:rFonts w:ascii="Arial" w:hAnsi="Arial" w:eastAsia="Arial" w:cs="Arial"/>
                <w:sz w:val="18"/>
                <w:szCs w:val="18"/>
              </w:rPr>
              <w:t>18</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90C4400" w14:textId="4E73D3D2">
            <w:r>
              <w:rPr>
                <w:rFonts w:ascii="Arial" w:hAnsi="Arial" w:eastAsia="Arial" w:cs="Arial"/>
                <w:b/>
                <w:bCs/>
                <w:sz w:val="18"/>
                <w:szCs w:val="18"/>
              </w:rPr>
              <w:t>Endnotes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991FD91" w14:textId="04A36C00">
            <w:r>
              <w:rPr>
                <w:rFonts w:ascii="Arial" w:hAnsi="Arial" w:eastAsia="Arial" w:cs="Arial"/>
                <w:sz w:val="18"/>
                <w:szCs w:val="18"/>
              </w:rPr>
              <w:t>2 endnotes (appear at document end)</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8380E00" w14:textId="2AD42BB6">
            <w:pPr>
              <w:jc w:val="center"/>
            </w:pPr>
            <w:r>
              <w:rPr>
                <w:rFonts w:ascii="Arial" w:hAnsi="Arial" w:eastAsia="Arial" w:cs="Arial"/>
                <w:sz w:val="18"/>
                <w:szCs w:val="18"/>
              </w:rPr>
              <w:t>19</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C33DD90" w14:textId="6225C800">
            <w:r>
              <w:rPr>
                <w:rFonts w:ascii="Arial" w:hAnsi="Arial" w:eastAsia="Arial" w:cs="Arial"/>
                <w:b/>
                <w:bCs/>
                <w:sz w:val="18"/>
                <w:szCs w:val="18"/>
              </w:rPr>
              <w:t>Comments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09F7ECB" w14:textId="12F87BD5">
            <w:r>
              <w:rPr>
                <w:rFonts w:ascii="Arial" w:hAnsi="Arial" w:eastAsia="Arial" w:cs="Arial"/>
                <w:sz w:val="18"/>
                <w:szCs w:val="18"/>
              </w:rPr>
              <w:t>4 comments including threaded reply</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0B8DC4A" w14:textId="512C0510">
            <w:pPr>
              <w:jc w:val="center"/>
            </w:pPr>
            <w:r>
              <w:rPr>
                <w:rFonts w:ascii="Arial" w:hAnsi="Arial" w:eastAsia="Arial" w:cs="Arial"/>
                <w:sz w:val="18"/>
                <w:szCs w:val="18"/>
              </w:rPr>
              <w:t>20</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ECF19E9" w14:textId="4BD03C42">
            <w:r>
              <w:rPr>
                <w:rFonts w:ascii="Arial" w:hAnsi="Arial" w:eastAsia="Arial" w:cs="Arial"/>
                <w:b/>
                <w:bCs/>
                <w:sz w:val="18"/>
                <w:szCs w:val="18"/>
              </w:rPr>
              <w:t>Images (Inline)</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4CFAD07" w14:textId="093DDA00">
            <w:r>
              <w:rPr>
                <w:rFonts w:ascii="Arial" w:hAnsi="Arial" w:eastAsia="Arial" w:cs="Arial"/>
                <w:sz w:val="18"/>
                <w:szCs w:val="18"/>
              </w:rPr>
              <w:t>4 colored squares inline in text</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96F54D8" w14:textId="6A279700">
            <w:pPr>
              <w:jc w:val="center"/>
            </w:pPr>
            <w:r>
              <w:rPr>
                <w:rFonts w:ascii="Arial" w:hAnsi="Arial" w:eastAsia="Arial" w:cs="Arial"/>
                <w:sz w:val="18"/>
                <w:szCs w:val="18"/>
              </w:rPr>
              <w:t>21</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28B2A900" w14:textId="06C43B74">
            <w:r>
              <w:rPr>
                <w:rFonts w:ascii="Arial" w:hAnsi="Arial" w:eastAsia="Arial" w:cs="Arial"/>
                <w:b/>
                <w:bCs/>
                <w:sz w:val="18"/>
                <w:szCs w:val="18"/>
              </w:rPr>
              <w:t>Images (Block)</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3115600" w14:textId="14B96580">
            <w:r>
              <w:rPr>
                <w:rFonts w:ascii="Arial" w:hAnsi="Arial" w:eastAsia="Arial" w:cs="Arial"/>
                <w:sz w:val="18"/>
                <w:szCs w:val="18"/>
              </w:rPr>
              <w:t>Centered banner image with caption</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C13E600" w14:textId="244F7200">
            <w:pPr>
              <w:jc w:val="center"/>
            </w:pPr>
            <w:r>
              <w:rPr>
                <w:rFonts w:ascii="Arial" w:hAnsi="Arial" w:eastAsia="Arial" w:cs="Arial"/>
                <w:sz w:val="18"/>
                <w:szCs w:val="18"/>
              </w:rPr>
              <w:t>22</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4B10D9E" w14:textId="1514BC00">
            <w:r>
              <w:rPr>
                <w:rFonts w:ascii="Arial" w:hAnsi="Arial" w:eastAsia="Arial" w:cs="Arial"/>
                <w:b/>
                <w:bCs/>
                <w:sz w:val="18"/>
                <w:szCs w:val="18"/>
              </w:rPr>
              <w:t>Images (Floating)</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96FDD2F" w14:textId="6E999480">
            <w:r>
              <w:rPr>
                <w:rFonts w:ascii="Arial" w:hAnsi="Arial" w:eastAsia="Arial" w:cs="Arial"/>
                <w:sz w:val="18"/>
                <w:szCs w:val="18"/>
              </w:rPr>
              <w:t>Right-aligned with square text wrap</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2F5CB00" w14:textId="200AE0E5">
            <w:pPr>
              <w:jc w:val="center"/>
            </w:pPr>
            <w:r>
              <w:rPr>
                <w:rFonts w:ascii="Arial" w:hAnsi="Arial" w:eastAsia="Arial" w:cs="Arial"/>
                <w:sz w:val="18"/>
                <w:szCs w:val="18"/>
              </w:rPr>
              <w:t>23</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2F90A00" w14:textId="475A5460">
            <w:r>
              <w:rPr>
                <w:rFonts w:ascii="Arial" w:hAnsi="Arial" w:eastAsia="Arial" w:cs="Arial"/>
                <w:b/>
                <w:bCs/>
                <w:sz w:val="18"/>
                <w:szCs w:val="18"/>
              </w:rPr>
              <w:t>Images in Tables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9004C00" w14:textId="712DAC00">
            <w:r>
              <w:rPr>
                <w:rFonts w:ascii="Arial" w:hAnsi="Arial" w:eastAsia="Arial" w:cs="Arial"/>
                <w:sz w:val="18"/>
                <w:szCs w:val="18"/>
              </w:rPr>
              <w:t>Color swatches in table cells</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84E6190" w14:textId="06B96F2E">
            <w:pPr>
              <w:jc w:val="center"/>
            </w:pPr>
            <w:r>
              <w:rPr>
                <w:rFonts w:ascii="Arial" w:hAnsi="Arial" w:eastAsia="Arial" w:cs="Arial"/>
                <w:sz w:val="18"/>
                <w:szCs w:val="18"/>
              </w:rPr>
              <w:t>24</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5FC2000" w14:textId="214CA58C">
            <w:r>
              <w:rPr>
                <w:rFonts w:ascii="Arial" w:hAnsi="Arial" w:eastAsia="Arial" w:cs="Arial"/>
                <w:b/>
                <w:bCs/>
                <w:sz w:val="18"/>
                <w:szCs w:val="18"/>
              </w:rPr>
              <w:t>Tab Stops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EB38800" w14:textId="0A9A8400">
            <w:r>
              <w:rPr>
                <w:rFonts w:ascii="Arial" w:hAnsi="Arial" w:eastAsia="Arial" w:cs="Arial"/>
                <w:sz w:val="18"/>
                <w:szCs w:val="18"/>
              </w:rPr>
              <w:t>Left, center, right tabs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A680E3F" w14:textId="0C76E400">
            <w:pPr>
              <w:jc w:val="center"/>
            </w:pPr>
            <w:r>
              <w:rPr>
                <w:rFonts w:ascii="Arial" w:hAnsi="Arial" w:eastAsia="Arial" w:cs="Arial"/>
                <w:sz w:val="18"/>
                <w:szCs w:val="18"/>
              </w:rPr>
              <w:t>25</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B6BC400" w14:textId="24CA46CD">
            <w:r>
              <w:rPr>
                <w:rFonts w:ascii="Arial" w:hAnsi="Arial" w:eastAsia="Arial" w:cs="Arial"/>
                <w:b/>
                <w:bCs/>
                <w:sz w:val="18"/>
                <w:szCs w:val="18"/>
              </w:rPr>
              <w:t>Dot Leaders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5591D80" w14:textId="1F3103F8">
            <w:r>
              <w:rPr>
                <w:rFonts w:ascii="Arial" w:hAnsi="Arial" w:eastAsia="Arial" w:cs="Arial"/>
                <w:sz w:val="18"/>
                <w:szCs w:val="18"/>
              </w:rPr>
              <w:t>TOC-style dot leaders</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8566600" w14:textId="35C56500">
            <w:pPr>
              <w:jc w:val="center"/>
            </w:pPr>
            <w:r>
              <w:rPr>
                <w:rFonts w:ascii="Arial" w:hAnsi="Arial" w:eastAsia="Arial" w:cs="Arial"/>
                <w:sz w:val="18"/>
                <w:szCs w:val="18"/>
              </w:rPr>
              <w:t>26</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6762200" w14:textId="3B0D7200">
            <w:r>
              <w:rPr>
                <w:rFonts w:ascii="Arial" w:hAnsi="Arial" w:eastAsia="Arial" w:cs="Arial"/>
                <w:b/>
                <w:bCs/>
                <w:sz w:val="18"/>
                <w:szCs w:val="18"/>
              </w:rPr>
              <w:t>Thematic Breaks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B024680" w14:textId="56366000">
            <w:r>
              <w:rPr>
                <w:rFonts w:ascii="Arial" w:hAnsi="Arial" w:eastAsia="Arial" w:cs="Arial"/>
                <w:sz w:val="18"/>
                <w:szCs w:val="18"/>
              </w:rPr>
              <w:t>Horizontal rule dividers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366C000" w14:textId="49299476">
            <w:pPr>
              <w:jc w:val="center"/>
            </w:pPr>
            <w:r>
              <w:rPr>
                <w:rFonts w:ascii="Arial" w:hAnsi="Arial" w:eastAsia="Arial" w:cs="Arial"/>
                <w:sz w:val="18"/>
                <w:szCs w:val="18"/>
              </w:rPr>
              <w:t>27</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EAF3700" w14:textId="368176AA">
            <w:r>
              <w:rPr>
                <w:rFonts w:ascii="Arial" w:hAnsi="Arial" w:eastAsia="Arial" w:cs="Arial"/>
                <w:b/>
                <w:bCs/>
                <w:sz w:val="18"/>
                <w:szCs w:val="18"/>
              </w:rPr>
              <w:t>Column Breaks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4B40886" w14:textId="2AEE9000">
            <w:r>
              <w:rPr>
                <w:rFonts w:ascii="Arial" w:hAnsi="Arial" w:eastAsia="Arial" w:cs="Arial"/>
                <w:sz w:val="18"/>
                <w:szCs w:val="18"/>
              </w:rPr>
              <w:t>Explicit column break in multi-col</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C6578FE" w14:textId="028AA600">
            <w:pPr>
              <w:jc w:val="center"/>
            </w:pPr>
            <w:r>
              <w:rPr>
                <w:rFonts w:ascii="Arial" w:hAnsi="Arial" w:eastAsia="Arial" w:cs="Arial"/>
                <w:sz w:val="18"/>
                <w:szCs w:val="18"/>
              </w:rPr>
              <w:t>28</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3C6A580" w14:textId="3E3791A9">
            <w:r>
              <w:rPr>
                <w:rFonts w:ascii="Arial" w:hAnsi="Arial" w:eastAsia="Arial" w:cs="Arial"/>
                <w:b/>
                <w:bCs/>
                <w:sz w:val="18"/>
                <w:szCs w:val="18"/>
              </w:rPr>
              <w:t>Callout Boxes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BD934BF" w14:textId="703F4000">
            <w:r>
              <w:rPr>
                <w:rFonts w:ascii="Arial" w:hAnsi="Arial" w:eastAsia="Arial" w:cs="Arial"/>
                <w:sz w:val="18"/>
                <w:szCs w:val="18"/>
              </w:rPr>
              <w:t>Info, warning, success, error styles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14E85C4" w14:textId="2C244000">
            <w:pPr>
              <w:jc w:val="center"/>
            </w:pPr>
            <w:r>
              <w:rPr>
                <w:rFonts w:ascii="Arial" w:hAnsi="Arial" w:eastAsia="Arial" w:cs="Arial"/>
                <w:sz w:val="18"/>
                <w:szCs w:val="18"/>
              </w:rPr>
              <w:t>29</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B1059EE" w14:textId="20B25005">
            <w:r>
              <w:rPr>
                <w:rFonts w:ascii="Arial" w:hAnsi="Arial" w:eastAsia="Arial" w:cs="Arial"/>
                <w:b/>
                <w:bCs/>
                <w:sz w:val="18"/>
                <w:szCs w:val="18"/>
              </w:rPr>
              <w:t>Block Quotes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5DB6000" w14:textId="0C1278DD">
            <w:r>
              <w:rPr>
                <w:rFonts w:ascii="Arial" w:hAnsi="Arial" w:eastAsia="Arial" w:cs="Arial"/>
                <w:sz w:val="18"/>
                <w:szCs w:val="18"/>
              </w:rPr>
              <w:t>Left-bordered indented quote</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3FB8D44E" w14:textId="290A1000">
            <w:pPr>
              <w:jc w:val="center"/>
            </w:pPr>
            <w:r>
              <w:rPr>
                <w:rFonts w:ascii="Arial" w:hAnsi="Arial" w:eastAsia="Arial" w:cs="Arial"/>
                <w:sz w:val="18"/>
                <w:szCs w:val="18"/>
              </w:rPr>
              <w:t>30</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283CA33" w14:textId="4C963800">
            <w:r>
              <w:rPr>
                <w:rFonts w:ascii="Arial" w:hAnsi="Arial" w:eastAsia="Arial" w:cs="Arial"/>
                <w:b/>
                <w:bCs/>
                <w:sz w:val="18"/>
                <w:szCs w:val="18"/>
              </w:rPr>
              <w:t>Math Equations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54DD600" w14:textId="4D5BCA00">
            <w:r>
              <w:rPr>
                <w:rFonts w:ascii="Arial" w:hAnsi="Arial" w:eastAsia="Arial" w:cs="Arial"/>
                <w:sz w:val="18"/>
                <w:szCs w:val="18"/>
              </w:rPr>
              <w:t>Fractions, radicals, super/sub, summation</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563E155" w14:textId="553A3400">
            <w:pPr>
              <w:jc w:val="center"/>
            </w:pPr>
            <w:r>
              <w:rPr>
                <w:rFonts w:ascii="Arial" w:hAnsi="Arial" w:eastAsia="Arial" w:cs="Arial"/>
                <w:sz w:val="18"/>
                <w:szCs w:val="18"/>
              </w:rPr>
              <w:t>31</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017D400" w14:textId="20379578">
            <w:r>
              <w:rPr>
                <w:rFonts w:ascii="Arial" w:hAnsi="Arial" w:eastAsia="Arial" w:cs="Arial"/>
                <w:b/>
                <w:bCs/>
                <w:sz w:val="18"/>
                <w:szCs w:val="18"/>
              </w:rPr>
              <w:t>Document Fields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CB59000" w14:textId="7B738A00">
            <w:r>
              <w:rPr>
                <w:rFonts w:ascii="Arial" w:hAnsi="Arial" w:eastAsia="Arial" w:cs="Arial"/>
                <w:sz w:val="18"/>
                <w:szCs w:val="18"/>
              </w:rPr>
              <w:t>PAGE, NUMPAGES, TITLE, AUTHOR, DATE, TIME, FILENAME</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8B3CAC9" w14:textId="1B530072">
            <w:pPr>
              <w:jc w:val="center"/>
            </w:pPr>
            <w:r>
              <w:rPr>
                <w:rFonts w:ascii="Arial" w:hAnsi="Arial" w:eastAsia="Arial" w:cs="Arial"/>
                <w:sz w:val="18"/>
                <w:szCs w:val="18"/>
              </w:rPr>
              <w:t>32</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4EDBFB94" w14:textId="140F9D00">
            <w:r>
              <w:rPr>
                <w:rFonts w:ascii="Arial" w:hAnsi="Arial" w:eastAsia="Arial" w:cs="Arial"/>
                <w:b/>
                <w:bCs/>
                <w:sz w:val="18"/>
                <w:szCs w:val="18"/>
              </w:rPr>
              <w:t>Native Checkboxes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3ECED321" w14:textId="5548DC00">
            <w:r>
              <w:rPr>
                <w:rFonts w:ascii="Arial" w:hAnsi="Arial" w:eastAsia="Arial" w:cs="Arial"/>
                <w:sz w:val="18"/>
                <w:szCs w:val="18"/>
              </w:rPr>
              <w:t>SDT checkbox controls (checked/unchecked)</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DFACD51" w14:textId="40C7F7BE">
            <w:pPr>
              <w:jc w:val="center"/>
            </w:pPr>
            <w:r>
              <w:rPr>
                <w:rFonts w:ascii="Arial" w:hAnsi="Arial" w:eastAsia="Arial" w:cs="Arial"/>
                <w:sz w:val="18"/>
                <w:szCs w:val="18"/>
              </w:rPr>
              <w:t>33</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8A9243A" w14:textId="1B93991E">
            <w:r>
              <w:rPr>
                <w:rFonts w:ascii="Arial" w:hAnsi="Arial" w:eastAsia="Arial" w:cs="Arial"/>
                <w:b/>
                <w:bCs/>
                <w:sz w:val="18"/>
                <w:szCs w:val="18"/>
              </w:rPr>
              <w:t>Unicode Checkboxes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D903480" w14:textId="30720166">
            <w:r>
              <w:rPr>
                <w:rFonts w:ascii="Arial" w:hAnsi="Arial" w:eastAsia="Arial" w:cs="Arial"/>
                <w:sz w:val="18"/>
                <w:szCs w:val="18"/>
              </w:rPr>
              <w:t>Ballot box characters</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3212D7AA" w14:textId="6642B058">
            <w:pPr>
              <w:jc w:val="center"/>
            </w:pPr>
            <w:r>
              <w:rPr>
                <w:rFonts w:ascii="Arial" w:hAnsi="Arial" w:eastAsia="Arial" w:cs="Arial"/>
                <w:sz w:val="18"/>
                <w:szCs w:val="18"/>
              </w:rPr>
              <w:t>34</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D3E4400" w14:textId="33DE7E79">
            <w:r>
              <w:rPr>
                <w:rFonts w:ascii="Arial" w:hAnsi="Arial" w:eastAsia="Arial" w:cs="Arial"/>
                <w:b/>
                <w:bCs/>
                <w:sz w:val="18"/>
                <w:szCs w:val="18"/>
              </w:rPr>
              <w:t>Form Table</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EA1AD9F" w14:textId="08551400">
            <w:r>
              <w:rPr>
                <w:rFonts w:ascii="Arial" w:hAnsi="Arial" w:eastAsia="Arial" w:cs="Arial"/>
                <w:sz w:val="18"/>
                <w:szCs w:val="18"/>
              </w:rPr>
              <w:t>Label + field layout with signature line</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AEBC800" w14:textId="1D9923C8">
            <w:pPr>
              <w:jc w:val="center"/>
            </w:pPr>
            <w:r>
              <w:rPr>
                <w:rFonts w:ascii="Arial" w:hAnsi="Arial" w:eastAsia="Arial" w:cs="Arial"/>
                <w:sz w:val="18"/>
                <w:szCs w:val="18"/>
              </w:rPr>
              <w:t>35</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AC43AC6" w14:textId="2662DD4A">
            <w:r>
              <w:rPr>
                <w:rFonts w:ascii="Arial" w:hAnsi="Arial" w:eastAsia="Arial" w:cs="Arial"/>
                <w:b/>
                <w:bCs/>
                <w:sz w:val="18"/>
                <w:szCs w:val="18"/>
              </w:rPr>
              <w:t>Agreement Block</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95AAB77" w14:textId="2A1FD640">
            <w:r>
              <w:rPr>
                <w:rFonts w:ascii="Arial" w:hAnsi="Arial" w:eastAsia="Arial" w:cs="Arial"/>
                <w:sz w:val="18"/>
                <w:szCs w:val="18"/>
              </w:rPr>
              <w:t>Bordered legal agreement text</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50E98FA" w14:textId="540B3B9A">
            <w:pPr>
              <w:jc w:val="center"/>
            </w:pPr>
            <w:r>
              <w:rPr>
                <w:rFonts w:ascii="Arial" w:hAnsi="Arial" w:eastAsia="Arial" w:cs="Arial"/>
                <w:sz w:val="18"/>
                <w:szCs w:val="18"/>
              </w:rPr>
              <w:t>36</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34C0E69" w14:textId="73651E00">
            <w:r>
              <w:rPr>
                <w:rFonts w:ascii="Arial" w:hAnsi="Arial" w:eastAsia="Arial" w:cs="Arial"/>
                <w:b/>
                <w:bCs/>
                <w:sz w:val="18"/>
                <w:szCs w:val="18"/>
              </w:rPr>
              <w:t>Headers/Footers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4CEC000" w14:textId="13825A00">
            <w:r>
              <w:rPr>
                <w:rFonts w:ascii="Arial" w:hAnsi="Arial" w:eastAsia="Arial" w:cs="Arial"/>
                <w:sz w:val="18"/>
                <w:szCs w:val="18"/>
              </w:rPr>
              <w:t>Multiple variants per section, page numbers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226E2600" w14:textId="7F466400">
            <w:pPr>
              <w:jc w:val="center"/>
            </w:pPr>
            <w:r>
              <w:rPr>
                <w:rFonts w:ascii="Arial" w:hAnsi="Arial" w:eastAsia="Arial" w:cs="Arial"/>
                <w:sz w:val="18"/>
                <w:szCs w:val="18"/>
              </w:rPr>
              <w:t>37</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829A704" w14:textId="3562D74E">
            <w:r>
              <w:rPr>
                <w:rFonts w:ascii="Arial" w:hAnsi="Arial" w:eastAsia="Arial" w:cs="Arial"/>
                <w:b/>
                <w:bCs/>
                <w:sz w:val="18"/>
                <w:szCs w:val="18"/>
              </w:rPr>
              <w:t>Page Layout</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6AD75B1" w14:textId="116FA200">
            <w:r>
              <w:rPr>
                <w:rFonts w:ascii="Arial" w:hAnsi="Arial" w:eastAsia="Arial" w:cs="Arial"/>
                <w:sz w:val="18"/>
                <w:szCs w:val="18"/>
              </w:rPr>
              <w:t>Portrait + landscape orientation</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0FC059A" w14:textId="55860B4C">
            <w:pPr>
              <w:jc w:val="center"/>
            </w:pPr>
            <w:r>
              <w:rPr>
                <w:rFonts w:ascii="Arial" w:hAnsi="Arial" w:eastAsia="Arial" w:cs="Arial"/>
                <w:sz w:val="18"/>
                <w:szCs w:val="18"/>
              </w:rPr>
              <w:t>38</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9076C00" w14:textId="24D4BC8A">
            <w:r>
              <w:rPr>
                <w:rFonts w:ascii="Arial" w:hAnsi="Arial" w:eastAsia="Arial" w:cs="Arial"/>
                <w:b/>
                <w:bCs/>
                <w:sz w:val="18"/>
                <w:szCs w:val="18"/>
              </w:rPr>
              <w:t>Multi-Column</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33D79A6" w14:textId="51C00F0E">
            <w:r>
              <w:rPr>
                <w:rFonts w:ascii="Arial" w:hAnsi="Arial" w:eastAsia="Arial" w:cs="Arial"/>
                <w:sz w:val="18"/>
                <w:szCs w:val="18"/>
              </w:rPr>
              <w:t>2-column with separator + column break</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00B42A8" w14:textId="1CD4AA0B">
            <w:pPr>
              <w:jc w:val="center"/>
            </w:pPr>
            <w:r>
              <w:rPr>
                <w:rFonts w:ascii="Arial" w:hAnsi="Arial" w:eastAsia="Arial" w:cs="Arial"/>
                <w:sz w:val="18"/>
                <w:szCs w:val="18"/>
              </w:rPr>
              <w:t>39</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3069BFE" w14:textId="7666D400">
            <w:r>
              <w:rPr>
                <w:rFonts w:ascii="Arial" w:hAnsi="Arial" w:eastAsia="Arial" w:cs="Arial"/>
                <w:b/>
                <w:bCs/>
                <w:sz w:val="18"/>
                <w:szCs w:val="18"/>
              </w:rPr>
              <w:t>Section Breaks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58645C1" w14:textId="60814E1C">
            <w:r>
              <w:rPr>
                <w:rFonts w:ascii="Arial" w:hAnsi="Arial" w:eastAsia="Arial" w:cs="Arial"/>
                <w:sz w:val="18"/>
                <w:szCs w:val="18"/>
              </w:rPr>
              <w:t>5 section types with different properties</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5DD6A00" w14:textId="37029E46">
            <w:pPr>
              <w:jc w:val="center"/>
            </w:pPr>
            <w:r>
              <w:rPr>
                <w:rFonts w:ascii="Arial" w:hAnsi="Arial" w:eastAsia="Arial" w:cs="Arial"/>
                <w:sz w:val="18"/>
                <w:szCs w:val="18"/>
              </w:rPr>
              <w:t>40</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1B69664" w14:textId="527A7988">
            <w:r>
              <w:rPr>
                <w:rFonts w:ascii="Arial" w:hAnsi="Arial" w:eastAsia="Arial" w:cs="Arial"/>
                <w:b/>
                <w:bCs/>
                <w:sz w:val="18"/>
                <w:szCs w:val="18"/>
              </w:rPr>
              <w:t>Table of Contents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70EE0D0" w14:textId="32CFF7A2">
            <w:r>
              <w:rPr>
                <w:rFonts w:ascii="Arial" w:hAnsi="Arial" w:eastAsia="Arial" w:cs="Arial"/>
                <w:sz w:val="18"/>
                <w:szCs w:val="18"/>
              </w:rPr>
              <w:t>Auto-generated, hyperlinked, range 1–5</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4E435400" w14:textId="0D70C180">
            <w:pPr>
              <w:jc w:val="center"/>
            </w:pPr>
            <w:r>
              <w:rPr>
                <w:rFonts w:ascii="Arial" w:hAnsi="Arial" w:eastAsia="Arial" w:cs="Arial"/>
                <w:sz w:val="18"/>
                <w:szCs w:val="18"/>
              </w:rPr>
              <w:t>41</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F21AE00" w14:textId="01A62400">
            <w:r>
              <w:rPr>
                <w:rFonts w:ascii="Arial" w:hAnsi="Arial" w:eastAsia="Arial" w:cs="Arial"/>
                <w:b/>
                <w:bCs/>
                <w:sz w:val="18"/>
                <w:szCs w:val="18"/>
              </w:rPr>
              <w:t>Bookmarks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547C6A00" w14:textId="6BBD0000">
            <w:r>
              <w:rPr>
                <w:rFonts w:ascii="Arial" w:hAnsi="Arial" w:eastAsia="Arial" w:cs="Arial"/>
                <w:sz w:val="18"/>
                <w:szCs w:val="18"/>
              </w:rPr>
              <w:t>Named anchors for cross-referencing</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131CA1F" w14:textId="558065CD">
            <w:pPr>
              <w:jc w:val="center"/>
            </w:pPr>
            <w:r>
              <w:rPr>
                <w:rFonts w:ascii="Arial" w:hAnsi="Arial" w:eastAsia="Arial" w:cs="Arial"/>
                <w:sz w:val="18"/>
                <w:szCs w:val="18"/>
              </w:rPr>
              <w:t>42</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563EDAD" w14:textId="55922200">
            <w:r>
              <w:rPr>
                <w:rFonts w:ascii="Arial" w:hAnsi="Arial" w:eastAsia="Arial" w:cs="Arial"/>
                <w:b/>
                <w:bCs/>
                <w:sz w:val="18"/>
                <w:szCs w:val="18"/>
              </w:rPr>
              <w:t>Special Characters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0F44835" w14:textId="7B7E4480">
            <w:r>
              <w:rPr>
                <w:rFonts w:ascii="Arial" w:hAnsi="Arial" w:eastAsia="Arial" w:cs="Arial"/>
                <w:sz w:val="18"/>
                <w:szCs w:val="18"/>
              </w:rPr>
              <w:t>Em/en dash, smart quotes, © ® ™ etc.</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68C685B6" w14:textId="07D0817C">
            <w:pPr>
              <w:jc w:val="center"/>
            </w:pPr>
            <w:r>
              <w:rPr>
                <w:rFonts w:ascii="Arial" w:hAnsi="Arial" w:eastAsia="Arial" w:cs="Arial"/>
                <w:sz w:val="18"/>
                <w:szCs w:val="18"/>
              </w:rPr>
              <w:t>43</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6878F00" w14:textId="6FA42BDE">
            <w:r>
              <w:rPr>
                <w:rFonts w:ascii="Arial" w:hAnsi="Arial" w:eastAsia="Arial" w:cs="Arial"/>
                <w:b/>
                <w:bCs/>
                <w:sz w:val="18"/>
                <w:szCs w:val="18"/>
              </w:rPr>
              <w:t>No-Break Hyphen</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7698000" w14:textId="0C4E0100">
            <w:r>
              <w:rPr>
                <w:rFonts w:ascii="Arial" w:hAnsi="Arial" w:eastAsia="Arial" w:cs="Arial"/>
                <w:sz w:val="18"/>
                <w:szCs w:val="18"/>
              </w:rPr>
              <w:t>Non-breaking hyphen character</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B25F7C2" w14:textId="39A38C67">
            <w:pPr>
              <w:jc w:val="center"/>
            </w:pPr>
            <w:r>
              <w:rPr>
                <w:rFonts w:ascii="Arial" w:hAnsi="Arial" w:eastAsia="Arial" w:cs="Arial"/>
                <w:sz w:val="18"/>
                <w:szCs w:val="18"/>
              </w:rPr>
              <w:t>44</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7E5F798" w14:textId="0D5506FE">
            <w:r>
              <w:rPr>
                <w:rFonts w:ascii="Arial" w:hAnsi="Arial" w:eastAsia="Arial" w:cs="Arial"/>
                <w:b/>
                <w:bCs/>
                <w:sz w:val="18"/>
                <w:szCs w:val="18"/>
              </w:rPr>
              <w:t>Unicode/i18n</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7756A42" w14:textId="245B2B19">
            <w:r>
              <w:rPr>
                <w:rFonts w:ascii="Arial" w:hAnsi="Arial" w:eastAsia="Arial" w:cs="Arial"/>
                <w:sz w:val="18"/>
                <w:szCs w:val="18"/>
              </w:rPr>
              <w:t>14 languages: CJK, RTL, Cyrillic, Greek, emoji</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5AEAC00" w14:textId="77D7548D">
            <w:pPr>
              <w:jc w:val="center"/>
            </w:pPr>
            <w:r>
              <w:rPr>
                <w:rFonts w:ascii="Arial" w:hAnsi="Arial" w:eastAsia="Arial" w:cs="Arial"/>
                <w:sz w:val="18"/>
                <w:szCs w:val="18"/>
              </w:rPr>
              <w:t>45</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2ABB7C00" w14:textId="695481BE">
            <w:r>
              <w:rPr>
                <w:rFonts w:ascii="Arial" w:hAnsi="Arial" w:eastAsia="Arial" w:cs="Arial"/>
                <w:b/>
                <w:bCs/>
                <w:sz w:val="18"/>
                <w:szCs w:val="18"/>
              </w:rPr>
              <w:t>Empty Paragraphs</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C2EB46F" w14:textId="6AB22C00">
            <w:r>
              <w:rPr>
                <w:rFonts w:ascii="Arial" w:hAnsi="Arial" w:eastAsia="Arial" w:cs="Arial"/>
                <w:sz w:val="18"/>
                <w:szCs w:val="18"/>
              </w:rPr>
              <w:t>Whitespace handling test</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D6A6F00" w14:textId="1CBB8C00">
            <w:pPr>
              <w:jc w:val="center"/>
            </w:pPr>
            <w:r>
              <w:rPr>
                <w:rFonts w:ascii="Arial" w:hAnsi="Arial" w:eastAsia="Arial" w:cs="Arial"/>
                <w:sz w:val="18"/>
                <w:szCs w:val="18"/>
              </w:rPr>
              <w:t>46</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021B30C2" w14:textId="14670900">
            <w:r>
              <w:rPr>
                <w:rFonts w:ascii="Arial" w:hAnsi="Arial" w:eastAsia="Arial" w:cs="Arial"/>
                <w:b/>
                <w:bCs/>
                <w:sz w:val="18"/>
                <w:szCs w:val="18"/>
              </w:rPr>
              <w:t>Multi-Run Stress</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1585628" w14:textId="528ADAA3">
            <w:r>
              <w:rPr>
                <w:rFonts w:ascii="Arial" w:hAnsi="Arial" w:eastAsia="Arial" w:cs="Arial"/>
                <w:sz w:val="18"/>
                <w:szCs w:val="18"/>
              </w:rPr>
              <w:t>12+ differently-formatted runs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C319B5F" w14:textId="5405D880">
            <w:pPr>
              <w:jc w:val="center"/>
            </w:pPr>
            <w:r>
              <w:rPr>
                <w:rFonts w:ascii="Arial" w:hAnsi="Arial" w:eastAsia="Arial" w:cs="Arial"/>
                <w:sz w:val="18"/>
                <w:szCs w:val="18"/>
              </w:rPr>
              <w:t>47</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3C7A1A00" w14:textId="47CFAD2F">
            <w:r>
              <w:rPr>
                <w:rFonts w:ascii="Arial" w:hAnsi="Arial" w:eastAsia="Arial" w:cs="Arial"/>
                <w:b/>
                <w:bCs/>
                <w:sz w:val="18"/>
                <w:szCs w:val="18"/>
              </w:rPr>
              <w:t>Document Metadata</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162D0200" w14:textId="493CFC00">
            <w:r>
              <w:rPr>
                <w:rFonts w:ascii="Arial" w:hAnsi="Arial" w:eastAsia="Arial" w:cs="Arial"/>
                <w:sz w:val="18"/>
                <w:szCs w:val="18"/>
              </w:rPr>
              <w:t>Title, author, subject, keywords</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103D046" w14:textId="0C420600">
            <w:pPr>
              <w:jc w:val="center"/>
            </w:pPr>
            <w:r>
              <w:rPr>
                <w:rFonts w:ascii="Arial" w:hAnsi="Arial" w:eastAsia="Arial" w:cs="Arial"/>
                <w:sz w:val="18"/>
                <w:szCs w:val="18"/>
              </w:rPr>
              <w:t>48</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34567E00" w14:textId="29C77860">
            <w:r>
              <w:rPr>
                <w:rFonts w:ascii="Arial" w:hAnsi="Arial" w:eastAsia="Arial" w:cs="Arial"/>
                <w:b/>
                <w:bCs/>
                <w:sz w:val="18"/>
                <w:szCs w:val="18"/>
              </w:rPr>
              <w:t>SDT Plain Text</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630C56A" w14:textId="67732600">
            <w:r>
              <w:rPr>
                <w:rFonts w:ascii="Arial" w:hAnsi="Arial" w:eastAsia="Arial" w:cs="Arial"/>
                <w:sz w:val="18"/>
                <w:szCs w:val="18"/>
              </w:rPr>
              <w:t>Plain text content control</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0D5B12B" w14:textId="18DDF521">
            <w:pPr>
              <w:jc w:val="center"/>
            </w:pPr>
            <w:r>
              <w:rPr>
                <w:rFonts w:ascii="Arial" w:hAnsi="Arial" w:eastAsia="Arial" w:cs="Arial"/>
                <w:sz w:val="18"/>
                <w:szCs w:val="18"/>
              </w:rPr>
              <w:t>49</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6D4D03D" w14:textId="01D31C00">
            <w:r>
              <w:rPr>
                <w:rFonts w:ascii="Arial" w:hAnsi="Arial" w:eastAsia="Arial" w:cs="Arial"/>
                <w:b/>
                <w:bCs/>
                <w:sz w:val="18"/>
                <w:szCs w:val="18"/>
              </w:rPr>
              <w:t>SDT Rich Text</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9F17C00" w14:textId="1850F9E8">
            <w:r>
              <w:rPr>
                <w:rFonts w:ascii="Arial" w:hAnsi="Arial" w:eastAsia="Arial" w:cs="Arial"/>
                <w:sz w:val="18"/>
                <w:szCs w:val="18"/>
              </w:rPr>
              <w:t>Rich text content control</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52FB59DB" w14:textId="4A09A600">
            <w:pPr>
              <w:jc w:val="center"/>
            </w:pPr>
            <w:r>
              <w:rPr>
                <w:rFonts w:ascii="Arial" w:hAnsi="Arial" w:eastAsia="Arial" w:cs="Arial"/>
                <w:sz w:val="18"/>
                <w:szCs w:val="18"/>
              </w:rPr>
              <w:t>50</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716A4100" w14:textId="6874B400">
            <w:r>
              <w:rPr>
                <w:rFonts w:ascii="Arial" w:hAnsi="Arial" w:eastAsia="Arial" w:cs="Arial"/>
                <w:b/>
                <w:bCs/>
                <w:sz w:val="18"/>
                <w:szCs w:val="18"/>
              </w:rPr>
              <w:t>SDT Dropdown List</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273C30C" w14:textId="47B66946">
            <w:r>
              <w:rPr>
                <w:rFonts w:ascii="Arial" w:hAnsi="Arial" w:eastAsia="Arial" w:cs="Arial"/>
                <w:sz w:val="18"/>
                <w:szCs w:val="18"/>
              </w:rPr>
              <w:t>Dropdown with predefined choices</w:t>
            </w:r>
          </w:p>
        </w:tc>
      </w:tr>
      <w:tr>
        <w:tc>
          <w:tcPr>
            <w:tcW w:w="54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516A2A8" w14:textId="4B96F9E2">
            <w:pPr>
              <w:jc w:val="center"/>
            </w:pPr>
            <w:r>
              <w:rPr>
                <w:rFonts w:ascii="Arial" w:hAnsi="Arial" w:eastAsia="Arial" w:cs="Arial"/>
                <w:sz w:val="18"/>
                <w:szCs w:val="18"/>
              </w:rPr>
              <w:t>51</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727CB7A5" w14:textId="35E05080">
            <w:r>
              <w:rPr>
                <w:rFonts w:ascii="Arial" w:hAnsi="Arial" w:eastAsia="Arial" w:cs="Arial"/>
                <w:b/>
                <w:bCs/>
                <w:sz w:val="18"/>
                <w:szCs w:val="18"/>
              </w:rPr>
              <w:t>SDT Combo Box</w:t>
            </w:r>
          </w:p>
        </w:tc>
        <w:tc>
          <w:tcPr>
            <w:tcW w:w="4410" w:type="dxa"/>
            <w:tcBorders>
              <w:top w:val="single" w:sz="1" w:color="999999"/>
              <w:left w:val="single" w:sz="1" w:color="999999"/>
              <w:bottom w:val="single" w:sz="1" w:color="999999"/>
              <w:right w:val="single" w:sz="1" w:color="999999"/>
            </w:tcBorders>
            <w:shd w:val="clear" w:fill="F5F8FA"/>
            <w:tcMar>
              <w:top w:w="80" w:type="dxa"/>
              <w:left w:w="120" w:type="dxa"/>
              <w:bottom w:w="80" w:type="dxa"/>
              <w:right w:w="120" w:type="dxa"/>
            </w:tcMar>
          </w:tcPr>
          <w:p w14:paraId="0F303FDF" w14:textId="5F6DA200">
            <w:r>
              <w:rPr>
                <w:rFonts w:ascii="Arial" w:hAnsi="Arial" w:eastAsia="Arial" w:cs="Arial"/>
                <w:sz w:val="18"/>
                <w:szCs w:val="18"/>
              </w:rPr>
              <w:t>Editable combo box control</w:t>
            </w:r>
          </w:p>
        </w:tc>
      </w:tr>
      <w:tr>
        <w:tc>
          <w:tcPr>
            <w:tcW w:w="54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6D3DFA00" w14:textId="3EE77C00">
            <w:pPr>
              <w:jc w:val="center"/>
            </w:pPr>
            <w:r>
              <w:rPr>
                <w:rFonts w:ascii="Arial" w:hAnsi="Arial" w:eastAsia="Arial" w:cs="Arial"/>
                <w:sz w:val="18"/>
                <w:szCs w:val="18"/>
              </w:rPr>
              <w:t>52</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285E6576" w14:textId="31EE4B00">
            <w:r>
              <w:rPr>
                <w:rFonts w:ascii="Arial" w:hAnsi="Arial" w:eastAsia="Arial" w:cs="Arial"/>
                <w:b/>
                <w:bCs/>
                <w:sz w:val="18"/>
                <w:szCs w:val="18"/>
              </w:rPr>
              <w:t>SDT Date Picker</w:t>
            </w:r>
          </w:p>
        </w:tc>
        <w:tc>
          <w:tcPr>
            <w:tcW w:w="4410" w:type="dxa"/>
            <w:tcBorders>
              <w:top w:val="single" w:sz="1" w:color="999999"/>
              <w:left w:val="single" w:sz="1" w:color="999999"/>
              <w:bottom w:val="single" w:sz="1" w:color="999999"/>
              <w:right w:val="single" w:sz="1" w:color="999999"/>
            </w:tcBorders>
            <w:shd w:val="clear" w:fill="FFFFFF"/>
            <w:tcMar>
              <w:top w:w="80" w:type="dxa"/>
              <w:left w:w="120" w:type="dxa"/>
              <w:bottom w:w="80" w:type="dxa"/>
              <w:right w:w="120" w:type="dxa"/>
            </w:tcMar>
          </w:tcPr>
          <w:p w14:paraId="1022B700" w14:textId="72FAD7F6">
            <w:r>
              <w:rPr>
                <w:rFonts w:ascii="Arial" w:hAnsi="Arial" w:eastAsia="Arial" w:cs="Arial"/>
                <w:sz w:val="18"/>
                <w:szCs w:val="18"/>
              </w:rPr>
              <w:t>Date picker content control</w:t>
            </w:r>
          </w:p>
        </w:tc>
      </w:tr>
    </w:tbl>
    <w:p w14:paraId="3FBFA11B" w14:textId="4623E5F7">
      <w:pPr>
        <w:spacing w:before="400"/>
      </w:pPr>
    </w:p>
    <w:p w14:paraId="47078E00" w14:textId="1FEB5000">
      <w:pPr>
        <w:pBdr>
          <w:top w:val="double" w:sz="3" w:space="8" w:color="1A3550"/>
        </w:pBdr>
        <w:spacing w:before="200"/>
        <w:jc w:val="center"/>
      </w:pPr>
      <w:r>
        <w:rPr>
          <w:rFonts w:ascii="Arial" w:hAnsi="Arial" w:eastAsia="Arial" w:cs="Arial"/>
          <w:b/>
          <w:bCs/>
          <w:color w:val="1A3550"/>
          <w:sz w:val="24"/>
          <w:szCs w:val="24"/>
        </w:rPr>
        <w:t>— END OF COMPREHENSIVE ELEMENT TEST DOCUMENT —</w:t>
      </w:r>
    </w:p>
    <w:p w14:paraId="1FB760F4" w14:textId="0A238800">
      <w:pPr>
        <w:spacing w:after="200"/>
        <w:jc w:val="center"/>
      </w:pPr>
      <w:r>
        <w:rPr>
          <w:rFonts w:ascii="Arial" w:hAnsi="Arial" w:eastAsia="Arial" w:cs="Arial"/>
          <w:i/>
          <w:iCs/>
          <w:color w:val="888888"/>
          <w:sz w:val="20"/>
          <w:szCs w:val="20"/>
        </w:rPr>
        <w:t>52 element categories • 22 sections • 5 section types • Nested tables • Content controls • Comments</w:t>
      </w:r>
    </w:p>
    <w:sectPr>
      <w:headerReference w:type="default" r:id="rId12"/>
      <w:footerReference w:type="default" r:id="rId13"/>
      <w:type w:val="nextPage"/>
      <w:pgSz w:w="12240" w:h="15840"/>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QA Reviewer" w:initials="" w:date="2026-03-26T10:00:00Z">
    <w:p w14:paraId="214F685D">
      <w:r>
        <w:rPr>
          <w:rStyle w:val="CommentReference"/>
        </w:rPr>
        <w:annotationRef/>
      </w:r>
      <w:r>
        <w:t>This section needs additional test coverage for edge cases.</w:t>
      </w:r>
    </w:p>
  </w:comment>
  <w:comment w:id="1" w:author="Docs Team" w:initials="" w:date="2026-03-25T14:30:00Z">
    <w:p w14:paraId="76053C08">
      <w:r>
        <w:rPr>
          <w:rStyle w:val="CommentReference"/>
        </w:rPr>
        <w:annotationRef/>
      </w:r>
      <w:r>
        <w:t>Approved, wording reads clearly here.</w:t>
      </w:r>
    </w:p>
  </w:comment>
  <w:comment w:id="2" w:author="Dev Lead" w:initials="" w:date="2026-03-24T09:15:00Z">
    <w:p w14:paraId="32AE6D03">
      <w:r>
        <w:rPr>
          <w:rStyle w:val="CommentReference"/>
        </w:rPr>
        <w:annotationRef/>
      </w:r>
      <w:r>
        <w:t>Consider adding more Unicode test cases here.</w:t>
      </w:r>
    </w:p>
  </w:comment>
  <w:comment w:id="3" w:author="QA Reviewer" w:initials="" w:date="2026-03-26T11:00:00Z">
    <w:p w14:paraId="79D6A712">
      <w:r>
        <w:rPr>
          <w:rStyle w:val="CommentReference"/>
        </w:rPr>
        <w:annotationRef/>
      </w:r>
      <w:r>
        <w:t>Reply: I’ve added CJK and RTL examples.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4F685D" w15:done="0"/>
  <w15:commentEx w15:paraId="76053C08" w15:done="0"/>
  <w15:commentEx w15:paraId="32AE6D03" w15:done="0"/>
  <w15:commentEx w15:paraId="79D6A712" w15:done="0" w15:paraIdParent="32AE6D03"/>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ex:commentExtensible w16cex:durableId="6D6C927C" w16cex:dateUtc="2026-03-26T10:00:00Z"/>
  <w16cex:commentExtensible w16cex:durableId="76411F1C" w16cex:dateUtc="2026-03-25T14:30:00Z"/>
  <w16cex:commentExtensible w16cex:durableId="23BF4304" w16cex:dateUtc="2026-03-24T09:15:00Z"/>
  <w16cex:commentExtensible w16cex:durableId="11A22D93" w16cex:dateUtc="2026-03-26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4F685D" w16cid:durableId="6D6C927C"/>
  <w16cid:commentId w16cid:paraId="76053C08" w16cid:durableId="76411F1C"/>
  <w16cid:commentId w16cid:paraId="32AE6D03" w16cid:durableId="23BF4304"/>
  <w16cid:commentId w16cid:paraId="79D6A712" w16cid:durableId="11A22D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
        <w:separator/>
      </w:r>
    </w:p>
  </w:endnote>
  <w:endnote w:type="continuationSeparator" w:id="0">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docx-editor.dev</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Two-Column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Landscape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Standard footnote. Source: Annual Report 2025.</w:t>
      </w:r>
    </w:p>
  </w:footnote>
  <w:footnote w:id="2">
    <w:p>
      <w:r>
        <w:rPr>
          <w:rStyle w:val="FootnoteReference"/>
        </w:rPr>
        <w:footnoteRef/>
      </w:r>
      <w:r>
        <w:t xml:space="preserve">Footnote with </w:t>
      </w:r>
      <w:r>
        <w:rPr>
          <w:b/>
          <w:bCs/>
        </w:rPr>
        <w:t xml:space="preserve">bold</w:t>
      </w:r>
      <w:r>
        <w:t xml:space="preserve"> and </w:t>
      </w:r>
      <w:r>
        <w:rPr>
          <w:i/>
          <w:iCs/>
        </w:rPr>
        <w:t xml:space="preserve">italic</w:t>
      </w:r>
      <w:r>
        <w:t xml:space="preserve"> formatting.</w:t>
      </w:r>
    </w:p>
  </w:footnote>
  <w:footnote w:id="3">
    <w:p>
      <w:r>
        <w:rPr>
          <w:rStyle w:val="FootnoteReference"/>
        </w:rPr>
        <w:footnoteRef/>
      </w:r>
      <w:r>
        <w:t xml:space="preserve">Third footnote demonstrating sequential numbering across sections.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docx-editor.dev</w:t>
    </w:r>
    <w:r>
      <w:rPr>
        <w:sz w:val="18"/>
        <w:szCs w:val="18"/>
      </w:rPr>
      <w:t xml:space="preserve">	</w:t>
    </w:r>
    <w:r>
      <w:rPr>
        <w:b/>
        <w:bCs/>
        <w:color w:val="2B6CB0"/>
        <w:sz w:val="18"/>
        <w:szCs w:val="18"/>
      </w:rPr>
      <w:t xml:space="preserve">Sample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Multi-Column Layout Section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Landscape Orientation Section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Element Test Summary</w:t>
    </w:r>
    <w:r>
      <w:rPr>
        <w:sz w:val="18"/>
        <w:szCs w:val="18"/>
      </w:rPr>
      <w:t xml:space="preserve">	</w:t>
    </w:r>
    <w:r>
      <w:rPr>
        <w:b/>
        <w:bCs/>
        <w:color w:val="2B6CB0"/>
        <w:sz w:val="18"/>
        <w:szCs w:val="18"/>
      </w:rPr>
      <w:t xml:space="preserve">FINAL SECTION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abstractNum w:abstractNumId="6" w15:restartNumberingAfterBreak="0">
    <w:multiLevelType w:val="hybridMultilevel"/>
    <w:lvl w:ilvl="0" w15:tentative="1">
      <w:start w:val="1"/>
      <w:numFmt w:val="upperLetter"/>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B6CB0"/>
      <w:sz w:val="32"/>
      <w:szCs w:val="32"/>
    </w:rPr>
  </w:style>
  <w:style w:type="paragraph" w:styleId="Heading2">
    <w:name w:val="Heading 2"/>
    <w:basedOn w:val="Normal"/>
    <w:next w:val="Normal"/>
    <w:qFormat/>
    <w:rPr>
      <w:color w:val="2B6CB0"/>
      <w:sz w:val="26"/>
      <w:szCs w:val="26"/>
    </w:rPr>
  </w:style>
  <w:style w:type="paragraph" w:styleId="Heading3">
    <w:name w:val="Heading 3"/>
    <w:basedOn w:val="Normal"/>
    <w:next w:val="Normal"/>
    <w:qFormat/>
    <w:rPr>
      <w:color w:val="234E78"/>
      <w:sz w:val="24"/>
      <w:szCs w:val="24"/>
    </w:rPr>
  </w:style>
  <w:style w:type="paragraph" w:styleId="Heading4">
    <w:name w:val="Heading 4"/>
    <w:basedOn w:val="Normal"/>
    <w:next w:val="Normal"/>
    <w:qFormat/>
    <w:rPr>
      <w:i/>
      <w:iCs/>
      <w:color w:val="2B6CB0"/>
    </w:rPr>
  </w:style>
  <w:style w:type="paragraph" w:styleId="Heading5">
    <w:name w:val="Heading 5"/>
    <w:basedOn w:val="Normal"/>
    <w:next w:val="Normal"/>
    <w:qFormat/>
    <w:rPr>
      <w:color w:val="2B6CB0"/>
    </w:rPr>
  </w:style>
  <w:style w:type="paragraph" w:styleId="Heading6">
    <w:name w:val="Heading 6"/>
    <w:basedOn w:val="Normal"/>
    <w:next w:val="Normal"/>
    <w:qFormat/>
    <w:rPr>
      <w:color w:val="234E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5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E96D6"/>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666666"/>
      <w:sz w:val="24"/>
      <w:szCs w:val="24"/>
    </w:rPr>
  </w:style>
  <w:style w:type="paragraph" w:styleId="Heading5">
    <w:name w:val="Heading 5"/>
    <w:basedOn w:val="Normal"/>
    <w:next w:val="Normal"/>
    <w:qFormat/>
    <w:pPr>
      <w:spacing w:before="120" w:after="80"/>
      <w:outlineLvl w:val="4"/>
    </w:pPr>
    <w:rPr>
      <w:rFonts w:ascii="Arial" w:cs="Arial" w:eastAsia="Arial" w:hAnsi="Arial"/>
      <w:b/>
      <w:bCs/>
      <w:color w:val="888888"/>
      <w:sz w:val="22"/>
      <w:szCs w:val="22"/>
    </w:rPr>
  </w:style>
  <w:style w:type="character" w:styleId="EndnoteReference">
    <w:name w:val="end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puozvwbows622nbfcq69x" Type="http://schemas.openxmlformats.org/officeDocument/2006/relationships/hyperlink" Target="https://example.com" TargetMode="External"/><Relationship Id="rIdy06kg9jwrmgpnhtqcjjyi" Type="http://schemas.openxmlformats.org/officeDocument/2006/relationships/hyperlink" Target="https://www.anthropic.com" TargetMode="External"/><Relationship Id="rId14" Type="http://schemas.openxmlformats.org/officeDocument/2006/relationships/image" Target="media/c349518a3fed0d95eefd5ec6a276a64b7a78137d.png"/><Relationship Id="rId15" Type="http://schemas.openxmlformats.org/officeDocument/2006/relationships/image" Target="media/c190ba3b50f8d4b65c44c637141f739b1a813f16.png"/><Relationship Id="rId16" Type="http://schemas.openxmlformats.org/officeDocument/2006/relationships/image" Target="media/0e68bdcbebc9af66b579cf4db57c62db065a92dd.png"/><Relationship Id="rId17" Type="http://schemas.openxmlformats.org/officeDocument/2006/relationships/image" Target="media/b92eeecdc514541607fa84d11f684380a1736096.png"/><Relationship Id="rId20" Type="http://schemas.openxmlformats.org/officeDocument/2006/relationships/fontTable" Target="fontTable.xml"/><Relationship Id="rId50" Type="http://schemas.openxmlformats.org/officeDocument/2006/relationships/endnotes" Target="endnotes.xml"/><Relationship Id="rId51" Type="http://schemas.microsoft.com/office/2011/relationships/commentsExtended" Target="commentsExtended.xml"/><Relationship Id="rId52" Type="http://schemas.microsoft.com/office/2016/09/relationships/commentsIds" Target="commentsIds.xml"/><Relationship Id="rId53"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docx-editor.dev element test document</dc:title>
  <dc:subject>Editor element coverage</dc:subject>
  <dc:creator>docx-editor.dev</dc:creator>
  <cp:keywords>test, automation, comprehensive, elements, content-controls, forms, nested-tables</cp:keywords>
  <dc:description>Sample document covering every Word element type: content controls, nested tables, comments, fields, and section layout.</dc:description>
  <cp:lastModifiedBy>Un-named</cp:lastModifiedBy>
  <cp:revision>1</cp:revision>
  <dcterms:created xsi:type="dcterms:W3CDTF">2026-03-26T15:56:32.503Z</dcterms:created>
  <dcterms:modified xsi:type="dcterms:W3CDTF">2026-07-23T20:38:29.835Z</dcterms:modified>
</cp:coreProperties>
</file>

<file path=docProps/custom.xml><?xml version="1.0" encoding="utf-8"?>
<Properties xmlns="http://schemas.openxmlformats.org/officeDocument/2006/custom-properties" xmlns:vt="http://schemas.openxmlformats.org/officeDocument/2006/docPropsVTypes"/>
</file>